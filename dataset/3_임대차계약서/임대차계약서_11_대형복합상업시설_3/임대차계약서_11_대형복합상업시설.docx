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2BF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EE1D1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복합상업시설 임대차계약서</w:t>
      </w:r>
    </w:p>
    <w:p w14:paraId="56B4FAC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[대형 오피스·리테일·지식산업센터 통합 임대차계약]</w:t>
      </w:r>
    </w:p>
    <w:p w14:paraId="78061EB3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4D1ADD38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1DD4BAE1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본 계약서는 「민법」, 「상가건물 임대차보호법」, 「산업집적활성화 및 공장설립에 관한 법률」 등 관계 법령을 준수하여, 아래 표시된 복합상업시설의 임대차에 관하여 임대인(이하 "갑"이라 한다)과 임차인(이하 "을"이라 한다)이 상호 합의하에 다음과 같이 체결한다.</w:t>
      </w:r>
    </w:p>
    <w:p w14:paraId="05121B57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6A3991A6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22AF84A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제1조 (목적)</w:t>
      </w:r>
    </w:p>
    <w:p w14:paraId="4281401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본 계약은 갑이 소유한 복합상업시설 중 특정 구획을 을에게 임대하고, 을은 이를 임차하여 적법한 영업 및 업무활동을 영위하는 것을 목적으로 한다.</w:t>
      </w:r>
    </w:p>
    <w:p w14:paraId="7385172F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본 계약서에 명시된 제반 조건은 임대차 기간 동안 갑과 을 쌍방을 구속하며, 일방의 임의적 해석 또는 변경을 금지한다.</w:t>
      </w:r>
    </w:p>
    <w:p w14:paraId="53D75BEF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본 계약의 목적물은 오피스, 리테일 상가, 지식산업센터, 창고 및 부속 공용시설을 포함하는 복합상업시설의 일부 구획으로 한정한다.</w:t>
      </w:r>
    </w:p>
    <w:p w14:paraId="07EED56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을은 본 계약에서 정한 임대목적 범위 내에서만 목적물을 사용하여야 하며, 목적 외 사용 시 갑은 계약을 즉시 해지할 수 있다.</w:t>
      </w:r>
    </w:p>
    <w:p w14:paraId="707D109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본 계약서의 해석은 관련 법령 및 상관습에 따르며, 불명확한 사항은 갑과 을의 협의로 해결한다.</w:t>
      </w:r>
    </w:p>
    <w:p w14:paraId="08F1E0E6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72AD2132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424D970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제2조 (임대목적물의 표시)</w:t>
      </w:r>
    </w:p>
    <w:p w14:paraId="35A76EE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본 계약의 임대목적물은 다음과 같다.</w:t>
      </w:r>
    </w:p>
    <w:p w14:paraId="7355CCA9" w14:textId="77777777" w:rsidR="00EE1D12" w:rsidRPr="00EE1D12" w:rsidRDefault="00EE1D12" w:rsidP="00EE1D1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건물명칭</w:t>
      </w:r>
      <w:r w:rsidRPr="00EE1D12">
        <w:rPr>
          <w:rFonts w:ascii="굴림" w:eastAsia="굴림" w:hAnsi="굴림" w:cs="굴림"/>
          <w:kern w:val="0"/>
          <w:sz w:val="24"/>
          <w14:ligatures w14:val="none"/>
        </w:rPr>
        <w:t>: 서울글로벌비즈니스타워 (Seoul Global Business Tower)</w:t>
      </w:r>
    </w:p>
    <w:p w14:paraId="3D995333" w14:textId="77777777" w:rsidR="00EE1D12" w:rsidRPr="00EE1D12" w:rsidRDefault="00EE1D12" w:rsidP="00EE1D1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소재지</w:t>
      </w:r>
      <w:r w:rsidRPr="00EE1D12">
        <w:rPr>
          <w:rFonts w:ascii="굴림" w:eastAsia="굴림" w:hAnsi="굴림" w:cs="굴림"/>
          <w:kern w:val="0"/>
          <w:sz w:val="24"/>
          <w14:ligatures w14:val="none"/>
        </w:rPr>
        <w:t>: 서울특별시 강남구 테헤란로 123길 45 (삼성동)</w:t>
      </w:r>
    </w:p>
    <w:p w14:paraId="3E19A345" w14:textId="77777777" w:rsidR="00EE1D12" w:rsidRPr="00EE1D12" w:rsidRDefault="00EE1D12" w:rsidP="00EE1D1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건물구조</w:t>
      </w:r>
      <w:r w:rsidRPr="00EE1D12">
        <w:rPr>
          <w:rFonts w:ascii="굴림" w:eastAsia="굴림" w:hAnsi="굴림" w:cs="굴림"/>
          <w:kern w:val="0"/>
          <w:sz w:val="24"/>
          <w14:ligatures w14:val="none"/>
        </w:rPr>
        <w:t>: 지하 5층, 지상 30층 철근콘크리트조</w:t>
      </w:r>
    </w:p>
    <w:p w14:paraId="78995C70" w14:textId="77777777" w:rsidR="00EE1D12" w:rsidRPr="00EE1D12" w:rsidRDefault="00EE1D12" w:rsidP="00EE1D1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임대구획</w:t>
      </w:r>
      <w:r w:rsidRPr="00EE1D12">
        <w:rPr>
          <w:rFonts w:ascii="굴림" w:eastAsia="굴림" w:hAnsi="굴림" w:cs="굴림"/>
          <w:kern w:val="0"/>
          <w:sz w:val="24"/>
          <w14:ligatures w14:val="none"/>
        </w:rPr>
        <w:t>: 지상 12층 1201호~1205호 (총 5개 호실)</w:t>
      </w:r>
    </w:p>
    <w:p w14:paraId="2E7C34BE" w14:textId="77777777" w:rsidR="00EE1D12" w:rsidRPr="00EE1D12" w:rsidRDefault="00EE1D12" w:rsidP="00EE1D1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전용면적</w:t>
      </w:r>
      <w:r w:rsidRPr="00EE1D12">
        <w:rPr>
          <w:rFonts w:ascii="굴림" w:eastAsia="굴림" w:hAnsi="굴림" w:cs="굴림"/>
          <w:kern w:val="0"/>
          <w:sz w:val="24"/>
          <w14:ligatures w14:val="none"/>
        </w:rPr>
        <w:t>: 1,250.75㎡ (약 378평)</w:t>
      </w:r>
    </w:p>
    <w:p w14:paraId="6E0020D5" w14:textId="77777777" w:rsidR="00EE1D12" w:rsidRPr="00EE1D12" w:rsidRDefault="00EE1D12" w:rsidP="00EE1D1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공용면적</w:t>
      </w:r>
      <w:r w:rsidRPr="00EE1D12">
        <w:rPr>
          <w:rFonts w:ascii="굴림" w:eastAsia="굴림" w:hAnsi="굴림" w:cs="굴림"/>
          <w:kern w:val="0"/>
          <w:sz w:val="24"/>
          <w14:ligatures w14:val="none"/>
        </w:rPr>
        <w:t>: 187.50㎡ (약 56.7평)</w:t>
      </w:r>
    </w:p>
    <w:p w14:paraId="15F873FB" w14:textId="77777777" w:rsidR="00EE1D12" w:rsidRPr="00EE1D12" w:rsidRDefault="00EE1D12" w:rsidP="00EE1D1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계약면적</w:t>
      </w:r>
      <w:r w:rsidRPr="00EE1D12">
        <w:rPr>
          <w:rFonts w:ascii="굴림" w:eastAsia="굴림" w:hAnsi="굴림" w:cs="굴림"/>
          <w:kern w:val="0"/>
          <w:sz w:val="24"/>
          <w14:ligatures w14:val="none"/>
        </w:rPr>
        <w:t>: 1,438.25㎡ (약 434.7평)</w:t>
      </w:r>
    </w:p>
    <w:p w14:paraId="77862D89" w14:textId="77777777" w:rsidR="00EE1D12" w:rsidRPr="00EE1D12" w:rsidRDefault="00EE1D12" w:rsidP="00EE1D1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용도</w:t>
      </w:r>
      <w:r w:rsidRPr="00EE1D12">
        <w:rPr>
          <w:rFonts w:ascii="굴림" w:eastAsia="굴림" w:hAnsi="굴림" w:cs="굴림"/>
          <w:kern w:val="0"/>
          <w:sz w:val="24"/>
          <w14:ligatures w14:val="none"/>
        </w:rPr>
        <w:t>: 업무시설(오피스) 및 지식산업센터</w:t>
      </w:r>
    </w:p>
    <w:p w14:paraId="718DDA4D" w14:textId="77777777" w:rsidR="00EE1D12" w:rsidRPr="00EE1D12" w:rsidRDefault="00EE1D12" w:rsidP="00EE1D1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주차대수</w:t>
      </w:r>
      <w:r w:rsidRPr="00EE1D12">
        <w:rPr>
          <w:rFonts w:ascii="굴림" w:eastAsia="굴림" w:hAnsi="굴림" w:cs="굴림"/>
          <w:kern w:val="0"/>
          <w:sz w:val="24"/>
          <w14:ligatures w14:val="none"/>
        </w:rPr>
        <w:t>: 전용 6대, 공용 3대 할당</w:t>
      </w:r>
    </w:p>
    <w:p w14:paraId="69FCADA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임대목적물의 세부 도면, 층별 면적표, 전기·통신·소방 설비도면은 [별첨 1]에 첨부된 바와 같다.</w:t>
      </w:r>
    </w:p>
    <w:p w14:paraId="1D9E353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을은 계약 체결 전 임대목적물을 충분히 확인하였으며, 현장 상태를 인정하고 계약한다.</w:t>
      </w:r>
    </w:p>
    <w:p w14:paraId="596B264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갑은 을에게 임대목적물의 구조, 시설, 설비의 상태를 사실대로 고지하여야 하며, 중대한 하자를 은폐한 경우 손해배상 책임을 진다.</w:t>
      </w:r>
    </w:p>
    <w:p w14:paraId="7EA8B308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임대목적물의 용도는 업무시설 및 지식산업센터로 한정하며, 을은 사전 서면 동의 없이 용도를 변경할 수 없다.</w:t>
      </w:r>
    </w:p>
    <w:p w14:paraId="28E9250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갑은 을의 요청 시 건물의 건축물대장 등본, 토지대장, 등기부등본을 제공하여야 한다.</w:t>
      </w:r>
    </w:p>
    <w:p w14:paraId="133F5A30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5B22DE96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00739D96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제3조 (임대차기간)</w:t>
      </w:r>
    </w:p>
    <w:p w14:paraId="6E71352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본 계약의 임대차기간은 2026년 1월 1일부터 2028년 12월 31일까지 3년간으로 한다.</w:t>
      </w:r>
    </w:p>
    <w:p w14:paraId="08119CE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임대차기간 만료 6개월 전까지 갑 또는 을의 별도 의사표시가 없을 경우, 본 계약은 동일 조건으로 2년간 자동 갱신된다.</w:t>
      </w:r>
    </w:p>
    <w:p w14:paraId="26BBEBC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갑이 계약갱신을 거절할 경우, 「상가건물 임대차보호법」 제10조에 따른 정당한 사유가 있어야 하며, 만료 6개월 전 서면으로 통지하여야 한다.</w:t>
      </w:r>
    </w:p>
    <w:p w14:paraId="125035A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을은 최초 계약기간을 포함하여 총 10년의 범위 내에서 계약갱신을 요구할 수 있으며, 갑은 정당한 사유 없이 이를 거절할 수 없다.</w:t>
      </w:r>
    </w:p>
    <w:p w14:paraId="2A27797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임대차기간 중 을의 귀책사유로 계약을 중도해지할 경우, 잔여 임대료의 30%를 위약금으로 지급하여야 한다.</w:t>
      </w:r>
    </w:p>
    <w:p w14:paraId="476BF21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갑의 귀책사유로 계약을 중도해지할 경우, 보증금의 50%를 위약금으로 지급하며, 을의 이전비용을 부담한다.</w:t>
      </w:r>
    </w:p>
    <w:p w14:paraId="13327196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0629EF2A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113C4131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제4조 (보증금 및 임대료)</w:t>
      </w:r>
    </w:p>
    <w:p w14:paraId="4F9DA308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lastRenderedPageBreak/>
        <w:t>① 본 계약의 보증금 및 임대료는 다음과 같다.</w:t>
      </w:r>
    </w:p>
    <w:p w14:paraId="6D844684" w14:textId="77777777" w:rsidR="00EE1D12" w:rsidRPr="00EE1D12" w:rsidRDefault="00EE1D12" w:rsidP="00EE1D1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보증금</w:t>
      </w:r>
      <w:r w:rsidRPr="00EE1D12">
        <w:rPr>
          <w:rFonts w:ascii="굴림" w:eastAsia="굴림" w:hAnsi="굴림" w:cs="굴림"/>
          <w:kern w:val="0"/>
          <w:sz w:val="24"/>
          <w14:ligatures w14:val="none"/>
        </w:rPr>
        <w:t>: 금 오억원정 (₩500,000,000)</w:t>
      </w:r>
    </w:p>
    <w:p w14:paraId="06922347" w14:textId="77777777" w:rsidR="00EE1D12" w:rsidRPr="00EE1D12" w:rsidRDefault="00EE1D12" w:rsidP="00EE1D1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월 임대료</w:t>
      </w:r>
      <w:r w:rsidRPr="00EE1D12">
        <w:rPr>
          <w:rFonts w:ascii="굴림" w:eastAsia="굴림" w:hAnsi="굴림" w:cs="굴림"/>
          <w:kern w:val="0"/>
          <w:sz w:val="24"/>
          <w14:ligatures w14:val="none"/>
        </w:rPr>
        <w:t>: 금 이천오백만원정 (₩25,000,000)</w:t>
      </w:r>
    </w:p>
    <w:p w14:paraId="2F600EDF" w14:textId="77777777" w:rsidR="00EE1D12" w:rsidRPr="00EE1D12" w:rsidRDefault="00EE1D12" w:rsidP="00EE1D1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납부방법</w:t>
      </w:r>
      <w:r w:rsidRPr="00EE1D12">
        <w:rPr>
          <w:rFonts w:ascii="굴림" w:eastAsia="굴림" w:hAnsi="굴림" w:cs="굴림"/>
          <w:kern w:val="0"/>
          <w:sz w:val="24"/>
          <w14:ligatures w14:val="none"/>
        </w:rPr>
        <w:t>: 매월 1일 갑이 지정한 계좌로 계좌이체</w:t>
      </w:r>
    </w:p>
    <w:p w14:paraId="13273DB5" w14:textId="77777777" w:rsidR="00EE1D12" w:rsidRPr="00EE1D12" w:rsidRDefault="00EE1D12" w:rsidP="00EE1D1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연체이율</w:t>
      </w:r>
      <w:r w:rsidRPr="00EE1D12">
        <w:rPr>
          <w:rFonts w:ascii="굴림" w:eastAsia="굴림" w:hAnsi="굴림" w:cs="굴림"/>
          <w:kern w:val="0"/>
          <w:sz w:val="24"/>
          <w14:ligatures w14:val="none"/>
        </w:rPr>
        <w:t>: 연 12%</w:t>
      </w:r>
    </w:p>
    <w:p w14:paraId="6377012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보증금은 계약 체결일로부터 7일 이내에 갑의 계좌로 송금하며, 송금 즉시 영수증을 발급한다.</w:t>
      </w:r>
    </w:p>
    <w:p w14:paraId="6774EC91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월 임대료는 매월 1일 자동이체로 납부하며, 5일 이상 연체 시 연체이자가 발생한다.</w:t>
      </w:r>
    </w:p>
    <w:p w14:paraId="0BA472F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을이 월 임대료를 2회 연속 연체하거나, 3개월분 이상 체납할 경우 갑은 최고 없이 계약을 해지할 수 있다.</w:t>
      </w:r>
    </w:p>
    <w:p w14:paraId="3EDBEE2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보증금에 대한 이자는 발생하지 않으며, 을은 보증금을 임대료로 대체할 수 없다.</w:t>
      </w:r>
    </w:p>
    <w:p w14:paraId="164B7E3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갑은 보증금 수령 시 법령에 따른 영수증을 교부하고, 보증금 반환 시 을에게 확정일자 부여를 위한 협조의무를 진다.</w:t>
      </w:r>
    </w:p>
    <w:p w14:paraId="69360B7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⑦ 을은 계약 체결 후 확정일자를 받을 권리가 있으며, 갑은 이에 협조하여야 한다.</w:t>
      </w:r>
    </w:p>
    <w:p w14:paraId="59622433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7BAE0F04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2513A82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제5조 (임대료의 조정)</w:t>
      </w:r>
    </w:p>
    <w:p w14:paraId="7E276C2F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임대료는 계약 체결 후 1년이 경과한 시점부터 매년 조정할 수 있다.</w:t>
      </w:r>
    </w:p>
    <w:p w14:paraId="496E3CD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임대료 인상률은 전년도 소비자물가상승률(통계청 발표 기준)을 초과할 수 없으며, 최대 5%를 한도로 한다.</w:t>
      </w:r>
    </w:p>
    <w:p w14:paraId="2521B271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갑이 임대료 인상을 원할 경우, 인상일 3개월 전에 서면으로 통지하여야 하며, 을의 동의를 얻어야 한다.</w:t>
      </w:r>
    </w:p>
    <w:p w14:paraId="18C76FD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건물의 재산세, 종합부동산세 등이 전년 대비 20% 이상 증가한 경우, 갑은 을과 협의하여 추가 임대료 조정을 요구할 수 있다.</w:t>
      </w:r>
    </w:p>
    <w:p w14:paraId="36198BC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정부의 임대료 상한제 또는 관련 법령 변경 시, 해당 법령이 우선 적용된다.</w:t>
      </w:r>
    </w:p>
    <w:p w14:paraId="0D15206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임대료 조정 협의가 결렬될 경우, 제33조의 분쟁조정절차를 따른다.</w:t>
      </w:r>
    </w:p>
    <w:p w14:paraId="7E87C1BD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025B6E5F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392058B6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제6조 (임대목적물의 인도 및 사용개시)</w:t>
      </w:r>
    </w:p>
    <w:p w14:paraId="28F80AE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갑은 계약 체결일로부터 15일 이내에 임대목적물을 을에게 인도하여야 한다.</w:t>
      </w:r>
    </w:p>
    <w:p w14:paraId="4EC7BA2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인도 시 갑과 을은 합동으로 현장 점검을 실시하고, 시설물 상태를 기록한 [별첨 9] 점검일지를 작성·서명한다.</w:t>
      </w:r>
    </w:p>
    <w:p w14:paraId="5F3E444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인도 시점의 시설물 상태는 사진 및 동영상으로 기록·보관하며, 원상복구 시 기준자료로 활용한다.</w:t>
      </w:r>
    </w:p>
    <w:p w14:paraId="72CD981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갑은 인도일까지 전기, 수도, 가스, 통신 등 필수 설비가 정상 작동하도록 조치하여야 한다.</w:t>
      </w:r>
    </w:p>
    <w:p w14:paraId="54510E8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을은 인도 후 7일 이내에 시설물 하자 여부를 갑에게 서면으로 통보하여야 하며, 이 기간 내 통보하지 않은 하자는 을이 인수한 것으로 본다.</w:t>
      </w:r>
    </w:p>
    <w:p w14:paraId="44A6952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인도 지연 시 갑은 지연일수에 비례하여 월 임대료를 일할 감액하며, 30일 이상 지연 시 을은 계약을 해제할 수 있다.</w:t>
      </w:r>
    </w:p>
    <w:p w14:paraId="45B5B42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⑦ 을은 인도받은 날부터 영업 또는 업무를 개시할 수 있으며, 개시일은 관리비 산정 기준일이 된다.</w:t>
      </w:r>
    </w:p>
    <w:p w14:paraId="66CDA0C6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7AC6DAF7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799DACE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제7조 (관리비 및 공과금)</w:t>
      </w:r>
    </w:p>
    <w:p w14:paraId="30FE5BF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을은 매월 관리비를 갑에게 납부하여야 하며, 관리비의 산정기준은 [별첨 2]와 같다.</w:t>
      </w:r>
    </w:p>
    <w:p w14:paraId="291A713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관리비 항목은 다음과 같다.</w:t>
      </w:r>
    </w:p>
    <w:p w14:paraId="76770394" w14:textId="77777777" w:rsidR="00EE1D12" w:rsidRPr="00EE1D12" w:rsidRDefault="00EE1D12" w:rsidP="00EE1D1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공용부 전기료, 수도료, 가스료</w:t>
      </w:r>
    </w:p>
    <w:p w14:paraId="4ED13D79" w14:textId="77777777" w:rsidR="00EE1D12" w:rsidRPr="00EE1D12" w:rsidRDefault="00EE1D12" w:rsidP="00EE1D1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엘리베이터 유지보수비</w:t>
      </w:r>
    </w:p>
    <w:p w14:paraId="4C303CC6" w14:textId="77777777" w:rsidR="00EE1D12" w:rsidRPr="00EE1D12" w:rsidRDefault="00EE1D12" w:rsidP="00EE1D1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공용부 청소·미화비</w:t>
      </w:r>
    </w:p>
    <w:p w14:paraId="71984E65" w14:textId="77777777" w:rsidR="00EE1D12" w:rsidRPr="00EE1D12" w:rsidRDefault="00EE1D12" w:rsidP="00EE1D1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경비·보안 인건비</w:t>
      </w:r>
    </w:p>
    <w:p w14:paraId="7B046A0E" w14:textId="77777777" w:rsidR="00EE1D12" w:rsidRPr="00EE1D12" w:rsidRDefault="00EE1D12" w:rsidP="00EE1D1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소방·안전시설 점검비</w:t>
      </w:r>
    </w:p>
    <w:p w14:paraId="7365948B" w14:textId="77777777" w:rsidR="00EE1D12" w:rsidRPr="00EE1D12" w:rsidRDefault="00EE1D12" w:rsidP="00EE1D1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건물 보험료 분담금</w:t>
      </w:r>
    </w:p>
    <w:p w14:paraId="1B008346" w14:textId="77777777" w:rsidR="00EE1D12" w:rsidRPr="00EE1D12" w:rsidRDefault="00EE1D12" w:rsidP="00EE1D1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공용부 냉난방비</w:t>
      </w:r>
    </w:p>
    <w:p w14:paraId="7DB8C1C2" w14:textId="77777777" w:rsidR="00EE1D12" w:rsidRPr="00EE1D12" w:rsidRDefault="00EE1D12" w:rsidP="00EE1D1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폐기물 처리비</w:t>
      </w:r>
    </w:p>
    <w:p w14:paraId="33EE2B8F" w14:textId="77777777" w:rsidR="00EE1D12" w:rsidRPr="00EE1D12" w:rsidRDefault="00EE1D12" w:rsidP="00EE1D1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건물관리 인건비</w:t>
      </w:r>
    </w:p>
    <w:p w14:paraId="5309DEFF" w14:textId="77777777" w:rsidR="00EE1D12" w:rsidRPr="00EE1D12" w:rsidRDefault="00EE1D12" w:rsidP="00EE1D1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공용부 수선충당금</w:t>
      </w:r>
    </w:p>
    <w:p w14:paraId="3CBCB281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관리비는 매월 임대료와 함께 납부하며, 구체적 산정내역은 매월 말일 을에게 통지한다.</w:t>
      </w:r>
    </w:p>
    <w:p w14:paraId="2E18DED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lastRenderedPageBreak/>
        <w:t>④ 을의 전용면적에서 발생한 전기료, 수도료, 통신료 등은 을이 직접 부담하며, 별도 고지서에 따라 납부한다.</w:t>
      </w:r>
    </w:p>
    <w:p w14:paraId="0B29F876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재산세, 종합부동산세 등 건물에 부과되는 제세공과금은 갑이 부담하며, 을의 영업으로 인한 세금(부가가치세, 소득세 등)은 을이 부담한다.</w:t>
      </w:r>
    </w:p>
    <w:p w14:paraId="642D813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관리비가 전년 대비 10% 이상 증가할 경우, 갑은 을에게 증가 사유를 서면으로 설명하여야 한다.</w:t>
      </w:r>
    </w:p>
    <w:p w14:paraId="40C3C7B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⑦ 을은 관리비 산정내역에 이의가 있을 경우 통지일로부터 14일 이내에 갑에게 서면으로 이의를 제기할 수 있다.</w:t>
      </w:r>
    </w:p>
    <w:p w14:paraId="31D2A1E9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53576AE4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789A31F8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제8조 (공용시설의 이용 및 관리)</w:t>
      </w:r>
    </w:p>
    <w:p w14:paraId="4E7BFE7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공용시설은 엘리베이터, 계단, 복도, 로비, 화장실, 주차장, 옥상, 기계실, 전기실 등을 포함하며, [별첨 3] 운영규정을 따른다.</w:t>
      </w:r>
    </w:p>
    <w:p w14:paraId="05DEE3F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을은 공용시설을 선량한 관리자의 주의의무로써 사용하여야 하며, 타 입주자의 이용을 방해할 수 없다.</w:t>
      </w:r>
    </w:p>
    <w:p w14:paraId="52DB68E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엘리베이터는 매월 법정 안전점검을 실시하며, 점검 시 일시적 사용 제한에 대해 을은 이의를 제기할 수 없다.</w:t>
      </w:r>
    </w:p>
    <w:p w14:paraId="4654ED71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주차장은 지정된 구획에만 주차하여야 하며, 무단 주차 시 견인조치 될 수 있다.</w:t>
      </w:r>
    </w:p>
    <w:p w14:paraId="4325DB5F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공용부 청소 및 미화는 갑이 지정한 관리업체가 수행하며, 을은 이에 협조하여야 한다.</w:t>
      </w:r>
    </w:p>
    <w:p w14:paraId="1E5DA4C1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공용시설의 훼손, 오염, 파손에 대한 책임은 원인 제공자가 부담하며, 원인자 불명 시 입주자 전체가 면적 비율로 분담한다.</w:t>
      </w:r>
    </w:p>
    <w:p w14:paraId="09864068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⑦ 갑은 공용시설의 안전과 유지를 위해 수시로 점검할 수 있으며, 을은 이를 거부할 수 없다.</w:t>
      </w:r>
    </w:p>
    <w:p w14:paraId="7E61836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⑧ 화재, 정전 등 비상시 공용시설 이용은 비상대피 매뉴얼([별첨 6])을 따른다.</w:t>
      </w:r>
    </w:p>
    <w:p w14:paraId="7DFB44BB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263A39D8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2B88C83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제9조 (냉난방, 전기, 수도, 가스 및 통신설비)</w:t>
      </w:r>
    </w:p>
    <w:p w14:paraId="39760A26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lastRenderedPageBreak/>
        <w:t>① 갑은 건물 전체의 냉난방 설비를 정상 작동 상태로 유지하여야 하며, 을은 관리비로 공용 냉난방비를 분담한다.</w:t>
      </w:r>
    </w:p>
    <w:p w14:paraId="00702CA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을의 전용구획 내 개별 냉난방기 설치는 갑의 사전 서면 승인을 받아야 하며, 설치비는 을이 부담한다.</w:t>
      </w:r>
    </w:p>
    <w:p w14:paraId="6A6E864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전기 설비는 한국전력공사의 기준에 따라 관리되며, 과부하 방지를 위해 을은 전력 사용량을 모니터링하여야 한다.</w:t>
      </w:r>
    </w:p>
    <w:p w14:paraId="2D22D3D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을이 전기 용량 증설을 희망할 경우, 갑과 협의 후 전기공사를 진행하며, 비용은 을이 부담한다.</w:t>
      </w:r>
    </w:p>
    <w:p w14:paraId="2C2600A7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수도 및 가스 설비는 정기적으로 점검·관리되며, 누수, 가스 누출 발견 시 즉시 갑에게 통보하여야 한다.</w:t>
      </w:r>
    </w:p>
    <w:p w14:paraId="48F3D1D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통신설비(인터넷, 전화 등)는 을이 직접 통신사와 계약하여 사용하며, 배선 공사는 갑의 승인을 받아 진행한다.</w:t>
      </w:r>
    </w:p>
    <w:p w14:paraId="4CC5463F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⑦ 정전, 단수 등 불가피한 설비 중단 시 갑은 최소 3일 전 을에게 통지하여야 하며, 긴급 상황 시 즉시 복구 조치한다.</w:t>
      </w:r>
    </w:p>
    <w:p w14:paraId="4724BA60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08CC42C3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670EC66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제10조 (하자보수 및 수선의무)</w:t>
      </w:r>
    </w:p>
    <w:p w14:paraId="3CDE028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임대목적물의 구조, 주요 설비(냉난방, 전기, 소방 등)에 대한 수선의무는 갑이 부담한다.</w:t>
      </w:r>
    </w:p>
    <w:p w14:paraId="2C130BB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을의 귀책사유로 발생한 파손, 훼손, 고장에 대한 수선의무는 을이 부담한다.</w:t>
      </w:r>
    </w:p>
    <w:p w14:paraId="71B476A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경미한 수선(조명교체, 도어록 수리, 내부 도배 등)은 을이 부담하되, 비용이 100만원을 초과할 경우 갑과 협의한다.</w:t>
      </w:r>
    </w:p>
    <w:p w14:paraId="3339512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을은 수선이 필요한 사항을 발견 즉시 갑에게 서면 또는 전자메일로 통보하여야 하며, 통보 후 7일 이내에 갑이 조치하지 않을 경우 을이 직접 수선할 수 있다.</w:t>
      </w:r>
    </w:p>
    <w:p w14:paraId="38EAB5CF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을이 긴급히 수선한 경우, 수선비용은 영수증과 함께 갑에게 청구할 수 있으며, 갑은 14일 이내에 정산하여야 한다.</w:t>
      </w:r>
    </w:p>
    <w:p w14:paraId="1F4D96F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건물의 노후화로 인한 대규모 수선(외벽, 지붕, 구조물 등)은 갑이 전적으로 부담하며, 을은 수선 기간 중 임대료 감액을 요구할 수 있다.</w:t>
      </w:r>
    </w:p>
    <w:p w14:paraId="7EA5A0F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⑦ 하자보수 이력은 [별첨 9] 유지보수 점검일지에 기록·관리한다.</w:t>
      </w:r>
    </w:p>
    <w:p w14:paraId="331C89F5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lastRenderedPageBreak/>
        <w:pict w14:anchorId="0EB360DC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68E5434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제11조 (화재예방 및 안전관리)</w:t>
      </w:r>
    </w:p>
    <w:p w14:paraId="3E523137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갑은 건물 전체의 소방시설(스프링클러, 소화기, 화재경보기, 비상구 등)을 법령에 따라 설치·유지하여야 한다.</w:t>
      </w:r>
    </w:p>
    <w:p w14:paraId="7236D69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소방시설은 연 2회 정기점검을 실시하며, 점검 결과는 을에게 통지한다.</w:t>
      </w:r>
    </w:p>
    <w:p w14:paraId="3CD2F68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을은 임대목적물 내 화재 위험물질(인화성 물질, 폭발물 등)을 보관할 수 없으며, 위반 시 즉시 계약 해지된다.</w:t>
      </w:r>
    </w:p>
    <w:p w14:paraId="0448A88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을은 영업장 내 소화기를 비치하고, 직원에게 소방교육을 연 1회 이상 실시하여야 한다.</w:t>
      </w:r>
    </w:p>
    <w:p w14:paraId="72763D2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화재 발생 시 을은 즉시 119에 신고하고, 갑 및 관리사무소에 통보하며, 비상대피 매뉴얼([별첨 6])에 따라 행동한다.</w:t>
      </w:r>
    </w:p>
    <w:p w14:paraId="3D15C40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을의 귀책사유로 화재가 발생한 경우, 을은 모든 손해를 배상하여야 하며, 타 입주자의 피해도 책임진다.</w:t>
      </w:r>
    </w:p>
    <w:p w14:paraId="070E5B46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⑦ 갑은 연 1회 이상 화재 대피훈련을 실시하며, 을은 이에 참여하여야 한다.</w:t>
      </w:r>
    </w:p>
    <w:p w14:paraId="4CD04347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1DF2EAD3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6CB1D32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제12조 (보험가입 의무)</w:t>
      </w:r>
    </w:p>
    <w:p w14:paraId="7CFD9F1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갑은 건물 전체에 대하여 화재보험, 재해보험, 배상책임보험에 가입하여야 하며, 보험증권 사본을 을에게 제공한다.</w:t>
      </w:r>
    </w:p>
    <w:p w14:paraId="28CDD44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을은 임대목적물 내 재산 및 영업배상책임에 대하여 별도의 보험에 가입하여야 하며, 보험증권 사본을 갑에게 제출한다.</w:t>
      </w:r>
    </w:p>
    <w:p w14:paraId="7B54AEC8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보험가입 증명서류는 계약 체결 후 30일 이내에 상호 교환하며, [별첨 5]에 보관한다.</w:t>
      </w:r>
    </w:p>
    <w:p w14:paraId="7AC22171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보험 미가입 또는 보험료 미납으로 인한 손해는 당사자가 부담하며, 상대방에게 책임을 물을 수 없다.</w:t>
      </w:r>
    </w:p>
    <w:p w14:paraId="0489F6BF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화재, 침수 등 보험사고 발생 시 당사자는 즉시 상대방과 보험사에 통지하고, 보험금 청구에 협조하여야 한다.</w:t>
      </w:r>
    </w:p>
    <w:p w14:paraId="3BCBB941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보험금 수령 시 수리 또는 원상복구에 우선 사용하여야 하며, 을의 과실로 인한 사고는 보험금 외 추가 손해를 배상한다.</w:t>
      </w:r>
    </w:p>
    <w:p w14:paraId="118ED17A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lastRenderedPageBreak/>
        <w:pict w14:anchorId="6D9D7DFD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2F06E726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제13조 (재난 및 비상상황 대응)</w:t>
      </w:r>
    </w:p>
    <w:p w14:paraId="36DE6EA1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지진, 태풍, 홍수 등 천재지변 발생 시 갑과 을은 상호 협력하여 피해를 최소화하고, 즉시 관계기관에 신고한다.</w:t>
      </w:r>
    </w:p>
    <w:p w14:paraId="0E46D77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감염병(코로나19 등) 확산 등으로 정부의 영업제한 명령이 있을 경우, 갑과 을은 법령을 준수하며, 임대료 조정을 협의할 수 있다.</w:t>
      </w:r>
    </w:p>
    <w:p w14:paraId="4EC4432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건물 구조상 위험이 발생하여 사용이 불가능한 경우, 갑은 즉시 복구 조치하거나 대체 공간을 제공하여야 한다.</w:t>
      </w:r>
    </w:p>
    <w:p w14:paraId="5A4FEF2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불가항력적 재난으로 영업이 불가능할 경우, 을은 일할 계산된 임대료 감액을 요구할 수 있으며, 30일 이상 지속 시 계약 해지할 수 있다.</w:t>
      </w:r>
    </w:p>
    <w:p w14:paraId="479589E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정부의 재난 지원금, 임대료 감면 정책 등이 발표될 경우, 갑과 을은 이를 성실히 이행한다.</w:t>
      </w:r>
    </w:p>
    <w:p w14:paraId="4ED900C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재난 복구 비용은 보험금으로 우선 충당하되, 부족분은 갑이 부담한다.</w:t>
      </w:r>
    </w:p>
    <w:p w14:paraId="75FF5DD4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25125911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60BF8D2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제14조 (보안관리 및 출입통제)</w:t>
      </w:r>
    </w:p>
    <w:p w14:paraId="2F978DE7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건물의 보안관리는 갑이 지정한 경비업체가 담당하며, 24시간 경비체계를 유지한다.</w:t>
      </w:r>
    </w:p>
    <w:p w14:paraId="642BA43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CCTV는 공용부 및 주요 출입구에 설치되어 있으며, 영상은 30일간 보관 후 자동 삭제된다.</w:t>
      </w:r>
    </w:p>
    <w:p w14:paraId="7948C9B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을의 임직원 및 방문객은 출입카드 또는 방문증을 소지하여야 하며, 무단출입 시 퇴거 조치될 수 있다.</w:t>
      </w:r>
    </w:p>
    <w:p w14:paraId="78707B7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을은 임대목적물 내 추가 보안장치(도어록, 자체 CCTV 등) 설치를 원할 경우, 갑의 승인을 받아 설치하며, 비용은 을이 부담한다.</w:t>
      </w:r>
    </w:p>
    <w:p w14:paraId="0E3CED88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을은 퇴사자 또는 계약 종료자의 출입카드를 즉시 회수하여 갑에게 반납하여야 한다.</w:t>
      </w:r>
    </w:p>
    <w:p w14:paraId="52712C88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을의 과실로 보안사고(도난, 침입 등)가 발생한 경우, 을이 책임지며, 갑은 면책된다.</w:t>
      </w:r>
    </w:p>
    <w:p w14:paraId="5AC64B1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lastRenderedPageBreak/>
        <w:t>⑦ 비상시 갑은 을의 동의 없이 임대목적물에 출입할 수 있으며, 이로 인한 손해배상 책임을 지지 않는다.</w:t>
      </w:r>
    </w:p>
    <w:p w14:paraId="043BFB4B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37B1D6E0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0C240D5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제15조 (위험물 보관 및 안전조치)</w:t>
      </w:r>
    </w:p>
    <w:p w14:paraId="5E218D9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을은 인화성 물질, 폭발물, 유독물, 방사성 물질 등 위험물을 임대목적물 내 보관할 수 없다.</w:t>
      </w:r>
    </w:p>
    <w:p w14:paraId="4840B2E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업무상 위험물 보관이 불가피한 경우, 을은 관련 법령에 따라 허가를 받고, 갑에게 사전 통보하여야 한다.</w:t>
      </w:r>
    </w:p>
    <w:p w14:paraId="751CA088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위험물 보관 시 소방법, 산업안전보건법 등 안전기준을 준수하며, 정기적으로 안전점검을 실시한다.</w:t>
      </w:r>
    </w:p>
    <w:p w14:paraId="6647865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을의 위반으로 사고가 발생한 경우, 을은 갑 및 타 입주자의 모든 손해를 배상하여야 한다.</w:t>
      </w:r>
    </w:p>
    <w:p w14:paraId="60F9273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갑은 을의 위험물 보관 여부를 수시로 점검할 수 있으며, 위반 발견 시 즉시 제거를 명할 수 있다.</w:t>
      </w:r>
    </w:p>
    <w:p w14:paraId="51618B78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7361FEA8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2630606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제16조 (광고물, 간판 및 외관 디자인)</w:t>
      </w:r>
    </w:p>
    <w:p w14:paraId="28EFE34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을이 간판, 광고물, 외부 사인물을 설치하고자 할 경우, [별첨 4] 가이드라인에 따라 갑의 사전 승인을 받아야 한다.</w:t>
      </w:r>
    </w:p>
    <w:p w14:paraId="15EFF98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간판의 크기, 색상, 재질, 조명은 건물 전체의 통일성과 미관을 해치지 않는 범위 내에서 허용된다.</w:t>
      </w:r>
    </w:p>
    <w:p w14:paraId="3244BA36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을은 옥외광고물법, 건축법 등 관련 법령을 준수하여야 하며, 인허가는 을이 직접 취득한다.</w:t>
      </w:r>
    </w:p>
    <w:p w14:paraId="11A8815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무단으로 설치된 광고물은 갑이 철거할 수 있으며, 철거비용은 을이 부담한다.</w:t>
      </w:r>
    </w:p>
    <w:p w14:paraId="087774C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창문, 외벽에 현수막, 스티커 등을 부착할 수 없으며, 위반 시 과태료가 부과될 수 있다.</w:t>
      </w:r>
    </w:p>
    <w:p w14:paraId="69C88FC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계약 종료 시 을은 설치한 간판 및 광고물을 자비로 철거하고, 원상복구하여야 한다.</w:t>
      </w:r>
    </w:p>
    <w:p w14:paraId="4E416F35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lastRenderedPageBreak/>
        <w:pict w14:anchorId="00FC8843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3F5425E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제17조 (영업시간 및 운영규칙)</w:t>
      </w:r>
    </w:p>
    <w:p w14:paraId="1A3E42F1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건물의 기본 운영시간은 평일 07:00</w:t>
      </w:r>
      <w:del w:id="0" w:author="Unknown">
        <w:r w:rsidRPr="00EE1D12">
          <w:rPr>
            <w:rFonts w:ascii="굴림" w:eastAsia="굴림" w:hAnsi="굴림" w:cs="굴림"/>
            <w:kern w:val="0"/>
            <w:sz w:val="24"/>
            <w14:ligatures w14:val="none"/>
          </w:rPr>
          <w:delText>22:00, 토요일 09:00</w:delText>
        </w:r>
      </w:del>
      <w:r w:rsidRPr="00EE1D12">
        <w:rPr>
          <w:rFonts w:ascii="굴림" w:eastAsia="굴림" w:hAnsi="굴림" w:cs="굴림"/>
          <w:kern w:val="0"/>
          <w:sz w:val="24"/>
          <w14:ligatures w14:val="none"/>
        </w:rPr>
        <w:t>18:00이며, 일요일 및 공휴일은 휴무이다.</w:t>
      </w:r>
    </w:p>
    <w:p w14:paraId="619AEA58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을이 기본 운영시간 외 영업을 희망할 경우, 갑에게 사전 신고하고, 추가 관리비를 부담한다.</w:t>
      </w:r>
    </w:p>
    <w:p w14:paraId="0F1D272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심야 영업 시 소음, 진동, 악취 등이 발생하지 않도록 조치하여야 하며, 민원 발생 시 즉시 시정한다.</w:t>
      </w:r>
    </w:p>
    <w:p w14:paraId="6C7406A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을은 타 입주자의 업무를 방해하는 행위(고성방가, 폭음, 폭력 등)를 금지한다.</w:t>
      </w:r>
    </w:p>
    <w:p w14:paraId="3A309F7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건물 내 음주, 흡연은 지정된 장소에서만 가능하며, 위반 시 과태료가 부과된다.</w:t>
      </w:r>
    </w:p>
    <w:p w14:paraId="766388A6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입주자 협의회가 별도의 운영규칙을 제정할 경우, 을은 이를 준수하여야 한다.</w:t>
      </w:r>
    </w:p>
    <w:p w14:paraId="637E4D60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0547A8B3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7F6B4C7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제18조 (임차인의 영업행위 및 품목제한)</w:t>
      </w:r>
    </w:p>
    <w:p w14:paraId="526257D6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을의 영업 업종은 계약 체결 시 신고한 업종으로 제한되며, 변경 시 갑의 사전 승인을 받아야 한다.</w:t>
      </w:r>
    </w:p>
    <w:p w14:paraId="21D0935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다음 업종은 임대목적물 내 영업이 금지된다.</w:t>
      </w:r>
    </w:p>
    <w:p w14:paraId="59B07DD0" w14:textId="77777777" w:rsidR="00EE1D12" w:rsidRPr="00EE1D12" w:rsidRDefault="00EE1D12" w:rsidP="00EE1D1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유흥주점, 단란주점, 노래방</w:t>
      </w:r>
    </w:p>
    <w:p w14:paraId="62D78A46" w14:textId="77777777" w:rsidR="00EE1D12" w:rsidRPr="00EE1D12" w:rsidRDefault="00EE1D12" w:rsidP="00EE1D1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사행성 오락실, 도박장</w:t>
      </w:r>
    </w:p>
    <w:p w14:paraId="01E086FC" w14:textId="77777777" w:rsidR="00EE1D12" w:rsidRPr="00EE1D12" w:rsidRDefault="00EE1D12" w:rsidP="00EE1D1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성인용품점, 성매매 알선업소</w:t>
      </w:r>
    </w:p>
    <w:p w14:paraId="1DA72613" w14:textId="77777777" w:rsidR="00EE1D12" w:rsidRPr="00EE1D12" w:rsidRDefault="00EE1D12" w:rsidP="00EE1D1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총포·화약류 판매점</w:t>
      </w:r>
    </w:p>
    <w:p w14:paraId="306C670B" w14:textId="77777777" w:rsidR="00EE1D12" w:rsidRPr="00EE1D12" w:rsidRDefault="00EE1D12" w:rsidP="00EE1D1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동물병원, 동물 판매점 (악취, 소음 우려)</w:t>
      </w:r>
    </w:p>
    <w:p w14:paraId="49B9EE0F" w14:textId="77777777" w:rsidR="00EE1D12" w:rsidRPr="00EE1D12" w:rsidRDefault="00EE1D12" w:rsidP="00EE1D1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중고품 매입·판매업 (고물상 등)</w:t>
      </w:r>
    </w:p>
    <w:p w14:paraId="7CEE7FDA" w14:textId="77777777" w:rsidR="00EE1D12" w:rsidRPr="00EE1D12" w:rsidRDefault="00EE1D12" w:rsidP="00EE1D1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기타 공공질서 및 선량한 풍속을 해치는 업종</w:t>
      </w:r>
    </w:p>
    <w:p w14:paraId="64ABB63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을은 건물의 브랜드 이미지와 타 입주자의 영업에 악영향을 미치는 업종을 영위할 수 없다.</w:t>
      </w:r>
    </w:p>
    <w:p w14:paraId="2A797A8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을이 금지업종을 영위할 경우, 갑은 최고 없이 계약을 해지하고, 위약금을 청구할 수 있다.</w:t>
      </w:r>
    </w:p>
    <w:p w14:paraId="115D4E47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lastRenderedPageBreak/>
        <w:t>⑤ 을의 영업 내용이 법령 위반으로 적발될 경우, 을은 즉시 시정하고, 갑에게 손해를 배상하여야 한다.</w:t>
      </w:r>
    </w:p>
    <w:p w14:paraId="4390C219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532D0295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23731DC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제19조 (공용구역 청소 및 위생관리)</w:t>
      </w:r>
    </w:p>
    <w:p w14:paraId="124A86A8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갑은 공용구역(로비, 복도, 화장실, 주차장 등)의 청소 및 위생관리를 담당한다.</w:t>
      </w:r>
    </w:p>
    <w:p w14:paraId="24FDC4F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을은 임대목적물 내부의 청소 및 위생관리를 책임지며, 쓰레기는 지정된 장소에 분리배출하여야 한다.</w:t>
      </w:r>
    </w:p>
    <w:p w14:paraId="367AB896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음식물 쓰레기, 의료폐기물, 산업폐기물 등 특수 폐기물은 관련 법령에 따라 처리하며, 처리비용은 을이 부담한다.</w:t>
      </w:r>
    </w:p>
    <w:p w14:paraId="1D081F7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을이 공용구역을 오염시키거나 쓰레기를 방치할 경우, 갑은 청소비용을 을에게 청구할 수 있다.</w:t>
      </w:r>
    </w:p>
    <w:p w14:paraId="5BAB20C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해충, 쥐 등이 발생할 경우, 갑은 연 2회 방역을 실시하며, 을의 영업장 내부는 을이 자체적으로 방역한다.</w:t>
      </w:r>
    </w:p>
    <w:p w14:paraId="4F15F76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을은 임대목적물을 항상 청결하게 유지하여야 하며, 악취, 해충 등으로 민원이 발생할 경우 즉시 조치한다.</w:t>
      </w:r>
    </w:p>
    <w:p w14:paraId="18C19E6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⑦ 갑은 위생 점검을 수시로 실시할 수 있으며, 을은 이에 협조하여야 한다.</w:t>
      </w:r>
    </w:p>
    <w:p w14:paraId="56E5FFA0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29FFC567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508C77C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제20조 (소음 및 환경오염 방지)</w:t>
      </w:r>
    </w:p>
    <w:p w14:paraId="37DC51F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을은 영업 및 업무활동 중 소음, 진동, 악취, 분진 등이 발생하지 않도록 조치하여야 한다.</w:t>
      </w:r>
    </w:p>
    <w:p w14:paraId="1A41DC9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소음 기준은 「소음·진동관리법」에 따르며, 주간 65dB, 야간 55dB을 초과할 수 없다.</w:t>
      </w:r>
    </w:p>
    <w:p w14:paraId="6BB8F8A7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을이 공사, 기계 가동 등으로 소음이 발생할 경우, 사전에 갑 및 인접 입주자에게 통보하고 동의를 받아야 한다.</w:t>
      </w:r>
    </w:p>
    <w:p w14:paraId="3228106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악취 발생 업종(음식점, 제조업 등)은 악취 방지시설을 설치하여야 하며, 민원 발생 시 즉시 시정한다.</w:t>
      </w:r>
    </w:p>
    <w:p w14:paraId="460A5BA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lastRenderedPageBreak/>
        <w:t>⑤ 을의 소음, 악취 등으로 타 입주자가 피해를 입을 경우, 을은 손해를 배상하고, 재발 시 갑은 계약을 해지할 수 있다.</w:t>
      </w:r>
    </w:p>
    <w:p w14:paraId="166A981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갑은 소음 측정기를 설치하여 소음을 모니터링할 수 있으며, 기준 초과 시 을에게 시정을 명할 수 있다.</w:t>
      </w:r>
    </w:p>
    <w:p w14:paraId="125896D3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77FC52B7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6B9EDD8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제21조 (주차장 관리 및 차량통제)</w:t>
      </w:r>
    </w:p>
    <w:p w14:paraId="48A5DC8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을에게 할당된 주차대수는 제2조에 명시된 바와 같으며, 지정된 구획에만 주차하여야 한다.</w:t>
      </w:r>
    </w:p>
    <w:p w14:paraId="1E095E4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주차장 이용시간은 건물 운영시간에 준하며, 야간 주차는 사전 신고 후 가능하다.</w:t>
      </w:r>
    </w:p>
    <w:p w14:paraId="6873086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무단 주차, 이중 주차, 장애인 구역 주차 등은 금지되며, 위반 시 견인 또는 과태료가 부과된다.</w:t>
      </w:r>
    </w:p>
    <w:p w14:paraId="2016819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주차장 내 차량 파손, 도난 등에 대하여 갑은 책임지지 않으며, 을은 자차 보험으로 처리한다.</w:t>
      </w:r>
    </w:p>
    <w:p w14:paraId="1A75F80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대형 차량(5톤 이상), 위험물 운반차량은 주차가 제한되며, 사전 승인을 받아야 한다.</w:t>
      </w:r>
    </w:p>
    <w:p w14:paraId="3AB85E7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을의 방문객은 공용 주차장을 이용하며, 주차요금은 을이 부담한다.</w:t>
      </w:r>
    </w:p>
    <w:p w14:paraId="4E0D9B41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⑦ 주차장 내 세차, 차량 수리, 장기 방치는 금지되며, 위반 시 갑은 해당 차량을 이동 조치할 수 있다.</w:t>
      </w:r>
    </w:p>
    <w:p w14:paraId="7B09EF24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52FF0C64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472832D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제22조 (시설 변경 및 인테리어 공사)</w:t>
      </w:r>
    </w:p>
    <w:p w14:paraId="6C321D4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을이 임대목적물의 인테리어, 시설 변경을 원할 경우, 설계도면과 공사계획서를 갑에게 제출하고 서면 승인을 받아야 한다.</w:t>
      </w:r>
    </w:p>
    <w:p w14:paraId="5999B36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구조변경, 벽체 철거, 하중 증가 공사는 엄격히 제한되며, 건축구조기술사의 안전 검토를 받아야 한다.</w:t>
      </w:r>
    </w:p>
    <w:p w14:paraId="7883B63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공사는 평일 09:00~18:00에만 가능하며, 소음·분진 방지 조치를 하여야 한다.</w:t>
      </w:r>
    </w:p>
    <w:p w14:paraId="6FF1CF8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lastRenderedPageBreak/>
        <w:t>④ 공사 중 건물 또는 타 입주자의 재산에 손해를 입힐 경우, 을은 즉시 배상하여야 한다.</w:t>
      </w:r>
    </w:p>
    <w:p w14:paraId="2AB3DB7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을은 공사업체에게 공사자 보험 가입을 의무화하며, 보험증권 사본을 갑에게 제출한다.</w:t>
      </w:r>
    </w:p>
    <w:p w14:paraId="50F83C1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무단 공사 시 갑은 즉시 중지를 명할 수 있으며, 원상복구 비용을 을에게 청구할 수 있다.</w:t>
      </w:r>
    </w:p>
    <w:p w14:paraId="5E2593C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⑦ 공사 완료 후 을은 갑과 합동으로 준공 검사를 실시하며, 소방, 전기 등 법정 검사를 완료하여야 한다.</w:t>
      </w:r>
    </w:p>
    <w:p w14:paraId="62A3CC5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⑧ 계약 종료 시 을이 설치한 인테리어, 시설물은 [별첨 8] 원상복구 기준에 따라 처리한다.</w:t>
      </w:r>
    </w:p>
    <w:p w14:paraId="40E39155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673FD97C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754B2E4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제23조 (임대인의 점검권 및 출입권한)</w:t>
      </w:r>
    </w:p>
    <w:p w14:paraId="603BA08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갑은 다음의 경우 을의 임대목적물에 출입하여 점검할 수 있다.</w:t>
      </w:r>
    </w:p>
    <w:p w14:paraId="6A89439C" w14:textId="77777777" w:rsidR="00EE1D12" w:rsidRPr="00EE1D12" w:rsidRDefault="00EE1D12" w:rsidP="00EE1D1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건물 안전 점검 및 시설물 유지보수</w:t>
      </w:r>
    </w:p>
    <w:p w14:paraId="2EF3B434" w14:textId="77777777" w:rsidR="00EE1D12" w:rsidRPr="00EE1D12" w:rsidRDefault="00EE1D12" w:rsidP="00EE1D1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소방·전기·가스 등 법정 점검</w:t>
      </w:r>
    </w:p>
    <w:p w14:paraId="56550462" w14:textId="77777777" w:rsidR="00EE1D12" w:rsidRPr="00EE1D12" w:rsidRDefault="00EE1D12" w:rsidP="00EE1D1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화재, 누수, 가스 누출 등 긴급 상황</w:t>
      </w:r>
    </w:p>
    <w:p w14:paraId="1696071C" w14:textId="77777777" w:rsidR="00EE1D12" w:rsidRPr="00EE1D12" w:rsidRDefault="00EE1D12" w:rsidP="00EE1D1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을의 계약 위반 사항 확인</w:t>
      </w:r>
    </w:p>
    <w:p w14:paraId="149B790B" w14:textId="77777777" w:rsidR="00EE1D12" w:rsidRPr="00EE1D12" w:rsidRDefault="00EE1D12" w:rsidP="00EE1D1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차기 임차인 안내 (계약 만료 3개월 전부터)</w:t>
      </w:r>
    </w:p>
    <w:p w14:paraId="2B7F537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갑은 출입 최소 24시간 전에 을에게 통지하여야 하며, 긴급 상황 시에는 즉시 출입할 수 있다.</w:t>
      </w:r>
    </w:p>
    <w:p w14:paraId="4EB2E0F7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갑의 출입 시 을 또는 을의 대리인이 입회할 수 있으며, 갑은 영업비밀을 누설하지 않을 의무가 있다.</w:t>
      </w:r>
    </w:p>
    <w:p w14:paraId="3F6D358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갑의 점검 결과 시정이 필요한 사항은 을에게 서면으로 통보하며, 을은 지정 기한 내에 시정하여야 한다.</w:t>
      </w:r>
    </w:p>
    <w:p w14:paraId="5BAC498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을이 정당한 사유 없이 갑의 출입을 거부할 경우, 계약 위반으로 간주된다.</w:t>
      </w:r>
    </w:p>
    <w:p w14:paraId="7B8E6C34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02C1F86E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21D9F9C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제24조 (재임대, 전대 및 양도 금지)</w:t>
      </w:r>
    </w:p>
    <w:p w14:paraId="424F4C7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을은 갑의 서면 동의 없이 임대목적물을 제3자에게 재임대, 전대, 양도할 수 없다.</w:t>
      </w:r>
    </w:p>
    <w:p w14:paraId="7736160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lastRenderedPageBreak/>
        <w:t>② 을이 법인인 경우, 지분의 50% 이상이 변동되는 경우에도 갑의 사전 동의를 받아야 한다.</w:t>
      </w:r>
    </w:p>
    <w:p w14:paraId="70F8C4D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을이 본 조항을 위반할 경우, 갑은 최고 없이 계약을 해지하고, 보증금을 몰취할 수 있다.</w:t>
      </w:r>
    </w:p>
    <w:p w14:paraId="12A551E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갑의 동의를 받아 재임대할 경우, 을은 갑에게 재임대 계약서 사본을 제출하고, 재임대인에게 본 계약의 모든 의무를 승계시켜야 한다.</w:t>
      </w:r>
    </w:p>
    <w:p w14:paraId="6B43583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재임대로 인한 모든 법적 책임은 을이 부담하며, 갑은 재임대인에게 직접 권리를 행사할 수 있다.</w:t>
      </w:r>
    </w:p>
    <w:p w14:paraId="119B2AC4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17F6FA4E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08C4685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제25조 (권리금 및 영업승계)</w:t>
      </w:r>
    </w:p>
    <w:p w14:paraId="71E286FF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을은 「상가건물 임대차보호법」에 따라 임대차기간 만료 전 갑에게 신규 임차인을 주선할 수 있으며, 갑은 정당한 사유 없이 거절할 수 없다.</w:t>
      </w:r>
    </w:p>
    <w:p w14:paraId="1A61DED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갑이 권리금 회수를 방해한 경우, 을은 「상가건물 임대차보호법」 제10조의4에 따라 손해배상을 청구할 수 있다.</w:t>
      </w:r>
    </w:p>
    <w:p w14:paraId="37AEE83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을과 신규 임차인 간의 권리금 거래에 대하여 갑은 관여하지 않으며, 분쟁 발생 시 책임지지 않는다.</w:t>
      </w:r>
    </w:p>
    <w:p w14:paraId="4C0EBD4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다음의 경우 갑은 신규 임차인 승낙을 거절할 수 있다.</w:t>
      </w:r>
    </w:p>
    <w:p w14:paraId="6C810577" w14:textId="77777777" w:rsidR="00EE1D12" w:rsidRPr="00EE1D12" w:rsidRDefault="00EE1D12" w:rsidP="00EE1D1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신규 임차인의 재무능력이 현저히 부족한 경우</w:t>
      </w:r>
    </w:p>
    <w:p w14:paraId="2CBBA5E9" w14:textId="77777777" w:rsidR="00EE1D12" w:rsidRPr="00EE1D12" w:rsidRDefault="00EE1D12" w:rsidP="00EE1D1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보증금, 차임을 지급할 능력이 없다고 인정되는 경우</w:t>
      </w:r>
    </w:p>
    <w:p w14:paraId="35D8A2E7" w14:textId="77777777" w:rsidR="00EE1D12" w:rsidRPr="00EE1D12" w:rsidRDefault="00EE1D12" w:rsidP="00EE1D1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신규 임차인이 금지업종을 영위하려는 경우</w:t>
      </w:r>
    </w:p>
    <w:p w14:paraId="52EE47CA" w14:textId="77777777" w:rsidR="00EE1D12" w:rsidRPr="00EE1D12" w:rsidRDefault="00EE1D12" w:rsidP="00EE1D1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기타 정당한 사유가 있는 경우</w:t>
      </w:r>
    </w:p>
    <w:p w14:paraId="1A45025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권리금 회수 기회 보호 기간은 계약 만료 3개월 전부터 적용된다.</w:t>
      </w:r>
    </w:p>
    <w:p w14:paraId="6477F4BC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130A08C8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68F4B96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제26조 (계약갱신 및 갱신거절)</w:t>
      </w:r>
    </w:p>
    <w:p w14:paraId="0F7A380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을은 최초 임대차기간을 포함하여 전체 임대차기간이 10년을 초과하지 않는 범위에서 계약갱신을 요구할 수 있다.</w:t>
      </w:r>
    </w:p>
    <w:p w14:paraId="5EC35B0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갑이 계약갱신을 거절하고자 할 경우, 다음의 정당한 사유가 있어야 한다.</w:t>
      </w:r>
    </w:p>
    <w:p w14:paraId="0788CFA7" w14:textId="77777777" w:rsidR="00EE1D12" w:rsidRPr="00EE1D12" w:rsidRDefault="00EE1D12" w:rsidP="00EE1D1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을이 3기의 차임을 연체한 사실이 있는 경우</w:t>
      </w:r>
    </w:p>
    <w:p w14:paraId="2692E98D" w14:textId="77777777" w:rsidR="00EE1D12" w:rsidRPr="00EE1D12" w:rsidRDefault="00EE1D12" w:rsidP="00EE1D1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lastRenderedPageBreak/>
        <w:t>을이 거짓 정보로 계약을 체결한 경우</w:t>
      </w:r>
    </w:p>
    <w:p w14:paraId="6D167C52" w14:textId="77777777" w:rsidR="00EE1D12" w:rsidRPr="00EE1D12" w:rsidRDefault="00EE1D12" w:rsidP="00EE1D1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상호 합의한 임차 목적에 위배되게 사용하는 경우</w:t>
      </w:r>
    </w:p>
    <w:p w14:paraId="12AC352D" w14:textId="77777777" w:rsidR="00EE1D12" w:rsidRPr="00EE1D12" w:rsidRDefault="00EE1D12" w:rsidP="00EE1D1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을이 임대인의 동의 없이 목적물을 전대한 경우</w:t>
      </w:r>
    </w:p>
    <w:p w14:paraId="7380BBAA" w14:textId="77777777" w:rsidR="00EE1D12" w:rsidRPr="00EE1D12" w:rsidRDefault="00EE1D12" w:rsidP="00EE1D1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을이 고의나 중대한 과실로 건물을 훼손한 경우</w:t>
      </w:r>
    </w:p>
    <w:p w14:paraId="2CAC4B11" w14:textId="77777777" w:rsidR="00EE1D12" w:rsidRPr="00EE1D12" w:rsidRDefault="00EE1D12" w:rsidP="00EE1D1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건물 전체를 철거·재건축하기 위한 경우</w:t>
      </w:r>
    </w:p>
    <w:p w14:paraId="68C88AA3" w14:textId="77777777" w:rsidR="00EE1D12" w:rsidRPr="00EE1D12" w:rsidRDefault="00EE1D12" w:rsidP="00EE1D1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갑이 목적물 전부를 자기 사용하려는 경우</w:t>
      </w:r>
    </w:p>
    <w:p w14:paraId="707B89A5" w14:textId="77777777" w:rsidR="00EE1D12" w:rsidRPr="00EE1D12" w:rsidRDefault="00EE1D12" w:rsidP="00EE1D1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기타 을의 중대한 계약 위반이 있는 경우</w:t>
      </w:r>
    </w:p>
    <w:p w14:paraId="4E5C778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갑은 계약갱신 거절 시 만료 6개월 전까지 서면으로 을에게 통지하고, 거절 사유를 구체적으로 명시하여야 한다.</w:t>
      </w:r>
    </w:p>
    <w:p w14:paraId="4C614D61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계약갱신 시 임대료 인상은 제5조를 따르며, 기타 조건은 협의로 결정한다.</w:t>
      </w:r>
    </w:p>
    <w:p w14:paraId="4BE260F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계약갱신 통보서 양식은 [별첨 10]을 따른다.</w:t>
      </w:r>
    </w:p>
    <w:p w14:paraId="46AE1488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4EFA0D9E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1F567F7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제27조 (중도해지 및 위약금)</w:t>
      </w:r>
    </w:p>
    <w:p w14:paraId="5465052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임대차기간 중 계약을 해지하고자 하는 당사자는 상대방에게 3개월 전 서면으로 통지하여야 한다.</w:t>
      </w:r>
    </w:p>
    <w:p w14:paraId="4284360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을의 귀책사유로 중도해지할 경우, 다음의 위약금을 갑에게 지급한다.</w:t>
      </w:r>
    </w:p>
    <w:p w14:paraId="6518E070" w14:textId="77777777" w:rsidR="00EE1D12" w:rsidRPr="00EE1D12" w:rsidRDefault="00EE1D12" w:rsidP="00EE1D1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계약 후 1년 미만: 잔여 임대료의 50%</w:t>
      </w:r>
    </w:p>
    <w:p w14:paraId="0667103E" w14:textId="77777777" w:rsidR="00EE1D12" w:rsidRPr="00EE1D12" w:rsidRDefault="00EE1D12" w:rsidP="00EE1D1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1년 이상 2년 미만: 잔여 임대료의 30%</w:t>
      </w:r>
    </w:p>
    <w:p w14:paraId="3AE6CF0C" w14:textId="77777777" w:rsidR="00EE1D12" w:rsidRPr="00EE1D12" w:rsidRDefault="00EE1D12" w:rsidP="00EE1D1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2년 이상: 3개월분 임대료</w:t>
      </w:r>
    </w:p>
    <w:p w14:paraId="43A1E5D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갑의 귀책사유로 중도해지할 경우, 갑은 보증금의 50%를 위약금으로 지급하고, 을의 이전비용 및 영업손실을 배상한다.</w:t>
      </w:r>
    </w:p>
    <w:p w14:paraId="34FC1558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다음의 경우 을은 위약금 없이 즉시 계약을 해지할 수 있다.</w:t>
      </w:r>
    </w:p>
    <w:p w14:paraId="45CBA470" w14:textId="77777777" w:rsidR="00EE1D12" w:rsidRPr="00EE1D12" w:rsidRDefault="00EE1D12" w:rsidP="00EE1D1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건물의 구조적 결함으로 사용이 불가능한 경우</w:t>
      </w:r>
    </w:p>
    <w:p w14:paraId="307043DD" w14:textId="77777777" w:rsidR="00EE1D12" w:rsidRPr="00EE1D12" w:rsidRDefault="00EE1D12" w:rsidP="00EE1D1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갑이 목적물을 인도하지 않는 경우</w:t>
      </w:r>
    </w:p>
    <w:p w14:paraId="5DE853B1" w14:textId="77777777" w:rsidR="00EE1D12" w:rsidRPr="00EE1D12" w:rsidRDefault="00EE1D12" w:rsidP="00EE1D1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갑이 수선의무를 이행하지 않아 사용이 곤란한 경우</w:t>
      </w:r>
    </w:p>
    <w:p w14:paraId="34DFA869" w14:textId="77777777" w:rsidR="00EE1D12" w:rsidRPr="00EE1D12" w:rsidRDefault="00EE1D12" w:rsidP="00EE1D1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천재지변, 전쟁 등 불가항력적 사유</w:t>
      </w:r>
    </w:p>
    <w:p w14:paraId="034C885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갑은 다음의 경우 위약금 없이 즉시 계약을 해지할 수 있다.</w:t>
      </w:r>
    </w:p>
    <w:p w14:paraId="2A16E398" w14:textId="77777777" w:rsidR="00EE1D12" w:rsidRPr="00EE1D12" w:rsidRDefault="00EE1D12" w:rsidP="00EE1D1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을이 3개월 이상 임대료를 연체한 경우</w:t>
      </w:r>
    </w:p>
    <w:p w14:paraId="4B261955" w14:textId="77777777" w:rsidR="00EE1D12" w:rsidRPr="00EE1D12" w:rsidRDefault="00EE1D12" w:rsidP="00EE1D1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을이 무단으로 전대·양도한 경우</w:t>
      </w:r>
    </w:p>
    <w:p w14:paraId="0FA6BDEE" w14:textId="77777777" w:rsidR="00EE1D12" w:rsidRPr="00EE1D12" w:rsidRDefault="00EE1D12" w:rsidP="00EE1D1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을이 건물에 중대한 손해를 입힌 경우</w:t>
      </w:r>
    </w:p>
    <w:p w14:paraId="0AD10418" w14:textId="77777777" w:rsidR="00EE1D12" w:rsidRPr="00EE1D12" w:rsidRDefault="00EE1D12" w:rsidP="00EE1D1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을이 금지업종을 영위하는 경우</w:t>
      </w:r>
    </w:p>
    <w:p w14:paraId="0F96BBC7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lastRenderedPageBreak/>
        <w:t>⑥ 중도해지 통보서 양식은 [별첨 10]을 따른다.</w:t>
      </w:r>
    </w:p>
    <w:p w14:paraId="24AE7778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4BA8C594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429F69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제28조 (보증금 반환 및 정산절차)</w:t>
      </w:r>
    </w:p>
    <w:p w14:paraId="68E5909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갑은 임대차 종료 후 을이 목적물을 명도하고 원상복구를 완료한 날로부터 14일 이내에 보증금을 반환한다.</w:t>
      </w:r>
    </w:p>
    <w:p w14:paraId="49E9B2BF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보증금 반환 시 다음 항목을 공제할 수 있다.</w:t>
      </w:r>
    </w:p>
    <w:p w14:paraId="257B2FD1" w14:textId="77777777" w:rsidR="00EE1D12" w:rsidRPr="00EE1D12" w:rsidRDefault="00EE1D12" w:rsidP="00EE1D1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미납 임대료 및 관리비</w:t>
      </w:r>
    </w:p>
    <w:p w14:paraId="01E62405" w14:textId="77777777" w:rsidR="00EE1D12" w:rsidRPr="00EE1D12" w:rsidRDefault="00EE1D12" w:rsidP="00EE1D1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원상복구 비용</w:t>
      </w:r>
    </w:p>
    <w:p w14:paraId="7500850B" w14:textId="77777777" w:rsidR="00EE1D12" w:rsidRPr="00EE1D12" w:rsidRDefault="00EE1D12" w:rsidP="00EE1D1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을의 귀책으로 발생한 시설 훼손 수리비</w:t>
      </w:r>
    </w:p>
    <w:p w14:paraId="2FFCDDCD" w14:textId="77777777" w:rsidR="00EE1D12" w:rsidRPr="00EE1D12" w:rsidRDefault="00EE1D12" w:rsidP="00EE1D1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연체료 및 위약금</w:t>
      </w:r>
    </w:p>
    <w:p w14:paraId="12D5D3F9" w14:textId="77777777" w:rsidR="00EE1D12" w:rsidRPr="00EE1D12" w:rsidRDefault="00EE1D12" w:rsidP="00EE1D1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기타 계약상 을의 채무</w:t>
      </w:r>
    </w:p>
    <w:p w14:paraId="3031AA6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갑은 보증금 공제 내역을 명세서로 작성하여 을에게 제공하며, 을은 14일 이내에 이의를 제기할 수 있다.</w:t>
      </w:r>
    </w:p>
    <w:p w14:paraId="7C634566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보증금 반환이 지연될 경우, 갑은 지연 일수에 대하여 연 10%의 지연이자를 지급한다.</w:t>
      </w:r>
    </w:p>
    <w:p w14:paraId="076A504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을이 원상복구를 이행하지 않을 경우, 갑은 직접 원상복구를 실시하고 비용을 보증금에서 공제할 수 있다.</w:t>
      </w:r>
    </w:p>
    <w:p w14:paraId="149718D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⑥ 보증금 반환 시 갑은 을에게 임대차 종료확인서를 발급하며, 을은 확정일자 말소에 협조한다.</w:t>
      </w:r>
    </w:p>
    <w:p w14:paraId="03A1213D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7DCD7BED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5784E3E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제29조 (손해배상 및 책임제한)</w:t>
      </w:r>
    </w:p>
    <w:p w14:paraId="2028A88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갑 또는 을이 본 계약을 위반하여 상대방에게 손해를 입힌 경우, 손해를 배상할 책임이 있다.</w:t>
      </w:r>
    </w:p>
    <w:p w14:paraId="52D5398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손해배상의 범위는 통상손해와 특별손해를 포함하되, 특별손해는 예견 가능했던 범위로 제한한다.</w:t>
      </w:r>
    </w:p>
    <w:p w14:paraId="590DA426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갑의 책임은 다음으로 제한된다.</w:t>
      </w:r>
    </w:p>
    <w:p w14:paraId="7B5F1C0B" w14:textId="77777777" w:rsidR="00EE1D12" w:rsidRPr="00EE1D12" w:rsidRDefault="00EE1D12" w:rsidP="00EE1D1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건물 구조, 공용설비의 하자로 인한 손해</w:t>
      </w:r>
    </w:p>
    <w:p w14:paraId="0AC3D4D3" w14:textId="77777777" w:rsidR="00EE1D12" w:rsidRPr="00EE1D12" w:rsidRDefault="00EE1D12" w:rsidP="00EE1D1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갑의 고의 또는 중과실로 인한 손해</w:t>
      </w:r>
    </w:p>
    <w:p w14:paraId="15C85BAD" w14:textId="77777777" w:rsidR="00EE1D12" w:rsidRPr="00EE1D12" w:rsidRDefault="00EE1D12" w:rsidP="00EE1D1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법령상 갑이 부담하여야 할 의무 위반으로 인한 손해</w:t>
      </w:r>
    </w:p>
    <w:p w14:paraId="4271B817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lastRenderedPageBreak/>
        <w:t>④ 갑은 다음 사항에 대하여 책임지지 않는다.</w:t>
      </w:r>
    </w:p>
    <w:p w14:paraId="1FB025B2" w14:textId="77777777" w:rsidR="00EE1D12" w:rsidRPr="00EE1D12" w:rsidRDefault="00EE1D12" w:rsidP="00EE1D1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을의 영업손실, 기회손실, 간접손해</w:t>
      </w:r>
    </w:p>
    <w:p w14:paraId="43A2E140" w14:textId="77777777" w:rsidR="00EE1D12" w:rsidRPr="00EE1D12" w:rsidRDefault="00EE1D12" w:rsidP="00EE1D1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천재지변, 전쟁, 폭동, 테러 등 불가항력적 사유</w:t>
      </w:r>
    </w:p>
    <w:p w14:paraId="5AA827F2" w14:textId="77777777" w:rsidR="00EE1D12" w:rsidRPr="00EE1D12" w:rsidRDefault="00EE1D12" w:rsidP="00EE1D1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제3자의 범죄행위(도난, 침입 등)로 인한 손해</w:t>
      </w:r>
    </w:p>
    <w:p w14:paraId="001144A3" w14:textId="77777777" w:rsidR="00EE1D12" w:rsidRPr="00EE1D12" w:rsidRDefault="00EE1D12" w:rsidP="00EE1D1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을의 과실 또는 관리소홀로 인한 손해</w:t>
      </w:r>
    </w:p>
    <w:p w14:paraId="3182CCE6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손해배상 청구권은 손해 발생을 안 날로부터 3년, 발생일로부터 10년 내에 행사하여야 한다.</w:t>
      </w:r>
    </w:p>
    <w:p w14:paraId="01FB696E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264C9FB4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250841D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제30조 (불가항력 및 면책사항)</w:t>
      </w:r>
    </w:p>
    <w:p w14:paraId="48D33E6F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천재지변(지진, 태풍, 홍수), 전쟁, 테러, 감염병 확산, 정부의 강제명령 등 불가항력적 사유로 계약 이행이 불가능한 경우, 당사자는 면책된다.</w:t>
      </w:r>
    </w:p>
    <w:p w14:paraId="6B0F0AE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불가항력 사유 발생 시 당사자는 즉시 상대방에게 통지하고, 피해 최소화를 위해 노력하여야 한다.</w:t>
      </w:r>
    </w:p>
    <w:p w14:paraId="3B2327C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불가항력 사유가 30일 이상 지속되어 계약 목적 달성이 불가능한 경우, 당사자는 계약을 해지할 수 있다.</w:t>
      </w:r>
    </w:p>
    <w:p w14:paraId="4EBAA72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불가항력으로 인한 계약 해지 시 위약금은 발생하지 않으며, 보증금은 전액 반환하고, 임대료는 일할 정산한다.</w:t>
      </w:r>
    </w:p>
    <w:p w14:paraId="69AA9E0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정부의 재난지원금, 임대료 감면 정책이 시행될 경우, 갑과 을은 이를 성실히 이행한다.</w:t>
      </w:r>
    </w:p>
    <w:p w14:paraId="517CD10D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64F1CC2A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C6CB22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제31조 (세금 및 제세공과금)</w:t>
      </w:r>
    </w:p>
    <w:p w14:paraId="30FB07C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임대목적물에 부과되는 재산세, 종합부동산세는 갑이 부담한다.</w:t>
      </w:r>
    </w:p>
    <w:p w14:paraId="29669BC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을의 영업으로 인해 발생하는 부가가치세, 소득세, 법인세 등은 을이 부담한다.</w:t>
      </w:r>
    </w:p>
    <w:p w14:paraId="60725756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건물 전체에 부과되는 공과금(소방검사비, 승강기검사비, 건물종합검사비 등)은 갑이 부담하되, 면적 비율로 관리비에 포함될 수 있다.</w:t>
      </w:r>
    </w:p>
    <w:p w14:paraId="1D8D73B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을의 사업자등록, 영업허가 등에 필요한 제세공과금은 을이 부담한다.</w:t>
      </w:r>
    </w:p>
    <w:p w14:paraId="569D9F9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lastRenderedPageBreak/>
        <w:t>⑤ 세법 개정으로 새로운 세금이 신설될 경우, 갑과 을은 협의하여 부담 주체를 결정한다.</w:t>
      </w:r>
    </w:p>
    <w:p w14:paraId="77FFD804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4F2227B8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D0EF6D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제32조 (개인정보보호 및 데이터 관리)</w:t>
      </w:r>
    </w:p>
    <w:p w14:paraId="32201A1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갑과 을은 「개인정보 보호법」을 준수하며, 상대방의 개인정보를 계약 이행 목적으로만 사용한다.</w:t>
      </w:r>
    </w:p>
    <w:p w14:paraId="14953CC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갑이 수집·보유하는 을의 개인정보는 다음과 같다.</w:t>
      </w:r>
    </w:p>
    <w:p w14:paraId="3C4A152F" w14:textId="77777777" w:rsidR="00EE1D12" w:rsidRPr="00EE1D12" w:rsidRDefault="00EE1D12" w:rsidP="00EE1D1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대표자 성명, 연락처, 주소</w:t>
      </w:r>
    </w:p>
    <w:p w14:paraId="011B72F6" w14:textId="77777777" w:rsidR="00EE1D12" w:rsidRPr="00EE1D12" w:rsidRDefault="00EE1D12" w:rsidP="00EE1D1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사업자등록번호, 법인등록번호</w:t>
      </w:r>
    </w:p>
    <w:p w14:paraId="1515F467" w14:textId="77777777" w:rsidR="00EE1D12" w:rsidRPr="00EE1D12" w:rsidRDefault="00EE1D12" w:rsidP="00EE1D1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임직원 출입자 명단 및 차량정보</w:t>
      </w:r>
    </w:p>
    <w:p w14:paraId="064DCD4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을이 수집·보유하는 고객 개인정보는 을이 책임지며, 유출 시 을이 모든 책임을 진다.</w:t>
      </w:r>
    </w:p>
    <w:p w14:paraId="71C8715F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계약 종료 후 개인정보는 법령에 따라 파기하되, 분쟁 대비 목적으로 3년간 보관할 수 있다.</w:t>
      </w:r>
    </w:p>
    <w:p w14:paraId="31B22C88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개인정보 처리 세부사항은 [별첨 7]을 따른다.</w:t>
      </w:r>
    </w:p>
    <w:p w14:paraId="1B632591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0F5A6B1C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45A4DC1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제33조 (임대인의 통지의무 및 자료제공)</w:t>
      </w:r>
    </w:p>
    <w:p w14:paraId="609BD22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갑은 다음 사항이 발생할 경우 즉시 을에게 서면으로 통지하여야 한다.</w:t>
      </w:r>
    </w:p>
    <w:p w14:paraId="54D997FA" w14:textId="77777777" w:rsidR="00EE1D12" w:rsidRPr="00EE1D12" w:rsidRDefault="00EE1D12" w:rsidP="00EE1D1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건물의 매각, 소유권 변동</w:t>
      </w:r>
    </w:p>
    <w:p w14:paraId="3AA8370D" w14:textId="77777777" w:rsidR="00EE1D12" w:rsidRPr="00EE1D12" w:rsidRDefault="00EE1D12" w:rsidP="00EE1D1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근저당권, 가압류 등 권리 설정</w:t>
      </w:r>
    </w:p>
    <w:p w14:paraId="6254B068" w14:textId="77777777" w:rsidR="00EE1D12" w:rsidRPr="00EE1D12" w:rsidRDefault="00EE1D12" w:rsidP="00EE1D1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건물 재건축, 리모델링 계획</w:t>
      </w:r>
    </w:p>
    <w:p w14:paraId="660078F2" w14:textId="77777777" w:rsidR="00EE1D12" w:rsidRPr="00EE1D12" w:rsidRDefault="00EE1D12" w:rsidP="00EE1D1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관리업체 변경</w:t>
      </w:r>
    </w:p>
    <w:p w14:paraId="3B2CBCB9" w14:textId="77777777" w:rsidR="00EE1D12" w:rsidRPr="00EE1D12" w:rsidRDefault="00EE1D12" w:rsidP="00EE1D1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임대료, 관리비 변경</w:t>
      </w:r>
    </w:p>
    <w:p w14:paraId="3E50D2C2" w14:textId="77777777" w:rsidR="00EE1D12" w:rsidRPr="00EE1D12" w:rsidRDefault="00EE1D12" w:rsidP="00EE1D1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법령 변경으로 인한 영향</w:t>
      </w:r>
    </w:p>
    <w:p w14:paraId="3DB2363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갑은 을의 요청 시 건물 등기부등본, 건축물대장, 토지대장 등을 제공하여야 한다.</w:t>
      </w:r>
    </w:p>
    <w:p w14:paraId="78D7B33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갑의 통지 지연으로 을이 손해를 입을 경우, 갑은 배상 책임을 진다.</w:t>
      </w:r>
    </w:p>
    <w:p w14:paraId="06039596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3C8DA598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528E42FB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제34조 (입주자 협의회 및 관리규약)</w:t>
      </w:r>
    </w:p>
    <w:p w14:paraId="36AC667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건물 내 입주자 협의회가 구성될 경우, 을은 회원으로 가입하고 협의회 운영에 협조한다.</w:t>
      </w:r>
    </w:p>
    <w:p w14:paraId="0EE37717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입주자 협의회는 건물 관리, 공용시설 이용, 비용 분담 등에 관한 관리규약을 제정할 수 있다.</w:t>
      </w:r>
    </w:p>
    <w:p w14:paraId="475C660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관리규약은 입주자 과반수 동의로 제정·개정되며, 본 계약에 우선하지 않는 범위 내에서 효력을 가진다.</w:t>
      </w:r>
    </w:p>
    <w:p w14:paraId="3EC1F421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을은 입주자 협의회 결정사항을 준수하여야 하며, 위반 시 시정 요구를 받을 수 있다.</w:t>
      </w:r>
    </w:p>
    <w:p w14:paraId="31BF5F92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71D1104A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15C225C1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제35조 (분쟁조정 및 중재절차)</w:t>
      </w:r>
    </w:p>
    <w:p w14:paraId="542F1C0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본 계약과 관련한 분쟁이 발생할 경우, 갑과 을은 우선 협의로 해결한다.</w:t>
      </w:r>
    </w:p>
    <w:p w14:paraId="2E540EB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협의가 결렬될 경우, 한국상사중재원 또는 대한상사중재원의 중재를 신청할 수 있다.</w:t>
      </w:r>
    </w:p>
    <w:p w14:paraId="69C657B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중재 절차는 「중재법」에 따르며, 중재 판정은 확정 판결과 동일한 효력을 가진다.</w:t>
      </w:r>
    </w:p>
    <w:p w14:paraId="791F7592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중재비용은 패소한 당사자가 부담하되, 중재기관이 달리 정할 수 있다.</w:t>
      </w:r>
    </w:p>
    <w:p w14:paraId="46EE526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⑤ 중재를 거부할 경우 제36조의 관할법원에 소를 제기할 수 있다.</w:t>
      </w:r>
    </w:p>
    <w:p w14:paraId="3FDD317C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26F07261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23C02EA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제36조 (준거법 및 관할법원)</w:t>
      </w:r>
    </w:p>
    <w:p w14:paraId="1EC97C08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본 계약은 대한민국 법률에 따라 해석되고 집행된다.</w:t>
      </w:r>
    </w:p>
    <w:p w14:paraId="32A7F27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본 계약과 관련한 소송은 건물 소재지를 관할하는 법원을 전속관할로 한다.</w:t>
      </w:r>
    </w:p>
    <w:p w14:paraId="700D4B2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본 계약이 영문으로 번역될 경우, 한글 원본이 우선한다.</w:t>
      </w:r>
    </w:p>
    <w:p w14:paraId="49089FB6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1DECEEC1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AE3D7B7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제37조 (계약의 효력 및 해석기준)</w:t>
      </w:r>
    </w:p>
    <w:p w14:paraId="41D7761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lastRenderedPageBreak/>
        <w:t>① 본 계약은 갑과 을이 서명 또는 날인한 날로부터 효력이 발생한다.</w:t>
      </w:r>
    </w:p>
    <w:p w14:paraId="01D994A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본 계약의 조항 중 일부가 무효로 판단되더라도, 나머지 조항은 유효하게 존속한다.</w:t>
      </w:r>
    </w:p>
    <w:p w14:paraId="132813F9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본 계약서에 명시되지 않은 사항은 「민법」, 「상가건물 임대차보호법」, 「산업집적활성화법」 등 관련 법령 및 상관습에 따른다.</w:t>
      </w:r>
    </w:p>
    <w:p w14:paraId="0392FA6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본 계약의 해석에 다툼이 있을 경우, 계약 체결 당시의 교섭 경위, 거래관행 등을 종합적으로 고려한다.</w:t>
      </w:r>
    </w:p>
    <w:p w14:paraId="389BE0DC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120F8760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F0E234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제38조 (계약서 작성 및 보관)</w:t>
      </w:r>
    </w:p>
    <w:p w14:paraId="6C6D1078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본 계약서는 총 4부를 작성하여 갑이 2부, 을이 2부를 보관한다.</w:t>
      </w:r>
    </w:p>
    <w:p w14:paraId="2F1DC11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계약서 원본은 갑과 을이 각각 보관하며, 필요 시 공증을 받을 수 있다.</w:t>
      </w:r>
    </w:p>
    <w:p w14:paraId="23851547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계약서의 수정은 갑과 을의 합의 하에 서면으로 작성하며, 양 당사자가 서명·날인하여야 효력이 있다.</w:t>
      </w:r>
    </w:p>
    <w:p w14:paraId="438E05A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본 계약 체결 시 을은 관할 세무서에서 확정일자를 받을 수 있으며, 갑은 이에 협조한다.</w:t>
      </w:r>
    </w:p>
    <w:p w14:paraId="3A7CC997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62D8A0C8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04E767A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제39조 (부속합의서 및 특약사항)</w:t>
      </w:r>
    </w:p>
    <w:p w14:paraId="3D24113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본 계약서에 첨부된 [별첨 1~10]은 본 계약의 일부를 구성하며, 본문과 동일한 효력을 가진다.</w:t>
      </w:r>
    </w:p>
    <w:p w14:paraId="2BB65915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갑과 을이 별도로 합의한 특약사항은 다음과 같다.</w:t>
      </w:r>
    </w:p>
    <w:p w14:paraId="0D84412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[특약사항]</w:t>
      </w:r>
    </w:p>
    <w:p w14:paraId="25C3B2A2" w14:textId="77777777" w:rsidR="00EE1D12" w:rsidRPr="00EE1D12" w:rsidRDefault="00EE1D12" w:rsidP="00EE1D1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을은 계약 체결일로부터 30일 이내에 영업을 개시하며, 개시 전까지는 임대료의 50%만 부담한다.</w:t>
      </w:r>
    </w:p>
    <w:p w14:paraId="5FA8BF4D" w14:textId="77777777" w:rsidR="00EE1D12" w:rsidRPr="00EE1D12" w:rsidRDefault="00EE1D12" w:rsidP="00EE1D1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갑은 2026년 6월까지 건물 외벽 도색 공사를 실시하며, 공사 기간 중 을의 영업에 지장을 주지 않도록 조치한다.</w:t>
      </w:r>
    </w:p>
    <w:p w14:paraId="67BFCDA1" w14:textId="77777777" w:rsidR="00EE1D12" w:rsidRPr="00EE1D12" w:rsidRDefault="00EE1D12" w:rsidP="00EE1D1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을은 주차장 전용 6대 외에 화물차 1대를 추가로 주차할 수 있으며, 추가 주차비는 월 20만원으로 한다.</w:t>
      </w:r>
    </w:p>
    <w:p w14:paraId="44407F77" w14:textId="77777777" w:rsidR="00EE1D12" w:rsidRPr="00EE1D12" w:rsidRDefault="00EE1D12" w:rsidP="00EE1D1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갑은 2026년 말까지 건물 Wi-Fi를 무료로 제공하며, 2027년부터는 을이 직접 통신사와 계약한다.</w:t>
      </w:r>
    </w:p>
    <w:p w14:paraId="7966DA3C" w14:textId="77777777" w:rsidR="00EE1D12" w:rsidRPr="00EE1D12" w:rsidRDefault="00EE1D12" w:rsidP="00EE1D1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lastRenderedPageBreak/>
        <w:t>을의 업종이 IT 소프트웨어 개발업으로, 24시간 운영이 필요하므로 야간 출입이 자유로우며, 추가 관리비는 월 50만원으로 한다.</w:t>
      </w:r>
    </w:p>
    <w:p w14:paraId="79CF201C" w14:textId="77777777" w:rsidR="00EE1D12" w:rsidRPr="00EE1D12" w:rsidRDefault="00EE1D12" w:rsidP="00EE1D1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계약 기간 중 건물 전체가 매각될 경우, 신규 소유주가 본 계약을 승계하기로 한다.</w:t>
      </w:r>
    </w:p>
    <w:p w14:paraId="1A0FDD2B" w14:textId="77777777" w:rsidR="00EE1D12" w:rsidRPr="00EE1D12" w:rsidRDefault="00EE1D12" w:rsidP="00EE1D1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을이 우수 기업으로 인증받을 경우(벤처기업, 이노비즈 등), 갑은 임대료의 5%를 감면한다.</w:t>
      </w:r>
    </w:p>
    <w:p w14:paraId="6DA46BFF" w14:textId="77777777" w:rsidR="00EE1D12" w:rsidRPr="00EE1D12" w:rsidRDefault="00EE1D12" w:rsidP="00EE1D1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을은 계약 만료 시 인테리어 원상복구 대신 차기 임차인에게 유상양도할 수 있으며, 갑은 이에 협조한다.</w:t>
      </w:r>
    </w:p>
    <w:p w14:paraId="57D00A6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특약사항이 본 계약 본문과 상충될 경우, 특약사항이 우선한다.</w:t>
      </w:r>
    </w:p>
    <w:p w14:paraId="632ADE9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향후 추가 특약사항은 갑과 을의 서면 합의로 추가할 수 있다.</w:t>
      </w:r>
    </w:p>
    <w:p w14:paraId="7EA92468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37D64E3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9E6B1C7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제40조 (계약의 승계 및 양도)</w:t>
      </w:r>
    </w:p>
    <w:p w14:paraId="623EECD8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갑이 건물을 제3자에게 양도할 경우, 본 계약상 갑의 지위는 양수인에게 승계된다.</w:t>
      </w:r>
    </w:p>
    <w:p w14:paraId="2310F43C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갑은 건물 양도 시 을에게 30일 전 통지하고, 양수인에게 본 계약 내용을 고지하여야 한다.</w:t>
      </w:r>
    </w:p>
    <w:p w14:paraId="5C766C80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③ 을의 보증금 및 임대차 관계는 양수인에게 그대로 승계되며, 을은 이를 이유로 계약 해지를 요구할 수 없다.</w:t>
      </w:r>
    </w:p>
    <w:p w14:paraId="462D4803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④ 갑의 지위 승계 시 을은 확정일자 변경 등 필요한 절차에 협조하여야 한다.</w:t>
      </w:r>
    </w:p>
    <w:p w14:paraId="523068F1" w14:textId="77777777" w:rsidR="00EE1D12" w:rsidRPr="00EE1D12" w:rsidRDefault="00663267" w:rsidP="00EE1D1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2B1506DB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636B4D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제41조 (통지 및 연락방법)</w:t>
      </w:r>
    </w:p>
    <w:p w14:paraId="1BC3E33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① 본 계약과 관련한 모든 통지는 서면으로 하며, 다음 주소로 발송한다.</w:t>
      </w:r>
    </w:p>
    <w:p w14:paraId="44F153CE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갑(임대인)</w:t>
      </w:r>
    </w:p>
    <w:p w14:paraId="7928EBF6" w14:textId="77777777" w:rsidR="00EE1D12" w:rsidRPr="00EE1D12" w:rsidRDefault="00EE1D12" w:rsidP="00EE1D1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주소: 서울특별시 서초구 서초대로 77길 55, 101동 2001호</w:t>
      </w:r>
    </w:p>
    <w:p w14:paraId="31F12C50" w14:textId="77777777" w:rsidR="00EE1D12" w:rsidRPr="00EE1D12" w:rsidRDefault="00EE1D12" w:rsidP="00EE1D1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연락처: 02-1234-5678</w:t>
      </w:r>
    </w:p>
    <w:p w14:paraId="0C3DBAC7" w14:textId="77777777" w:rsidR="00EE1D12" w:rsidRPr="00EE1D12" w:rsidRDefault="00EE1D12" w:rsidP="00EE1D1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 xml:space="preserve">이메일: </w:t>
      </w:r>
      <w:hyperlink r:id="rId5" w:history="1">
        <w:r w:rsidRPr="00EE1D12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landlord@example.com</w:t>
        </w:r>
      </w:hyperlink>
    </w:p>
    <w:p w14:paraId="3733233C" w14:textId="77777777" w:rsidR="00EE1D12" w:rsidRPr="00EE1D12" w:rsidRDefault="00EE1D12" w:rsidP="00EE1D1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대표자: 김갑동</w:t>
      </w:r>
    </w:p>
    <w:p w14:paraId="3FDB7E74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b/>
          <w:bCs/>
          <w:kern w:val="0"/>
          <w:sz w:val="24"/>
          <w14:ligatures w14:val="none"/>
        </w:rPr>
        <w:t>을(임차인)</w:t>
      </w:r>
    </w:p>
    <w:p w14:paraId="628EF0D2" w14:textId="77777777" w:rsidR="00EE1D12" w:rsidRPr="00EE1D12" w:rsidRDefault="00EE1D12" w:rsidP="00EE1D1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주소: 서울특별시 강남구 테헤란로 123길 45, 12층 1201호</w:t>
      </w:r>
    </w:p>
    <w:p w14:paraId="20B98979" w14:textId="77777777" w:rsidR="00EE1D12" w:rsidRPr="00EE1D12" w:rsidRDefault="00EE1D12" w:rsidP="00EE1D1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lastRenderedPageBreak/>
        <w:t>연락처: 02-9876-5432</w:t>
      </w:r>
    </w:p>
    <w:p w14:paraId="08DBB0FD" w14:textId="77777777" w:rsidR="00EE1D12" w:rsidRPr="00EE1D12" w:rsidRDefault="00EE1D12" w:rsidP="00EE1D1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 xml:space="preserve">이메일: </w:t>
      </w:r>
      <w:hyperlink r:id="rId6" w:history="1">
        <w:r w:rsidRPr="00EE1D12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tenant@example.com</w:t>
        </w:r>
      </w:hyperlink>
    </w:p>
    <w:p w14:paraId="6F219F11" w14:textId="77777777" w:rsidR="00EE1D12" w:rsidRPr="00EE1D12" w:rsidRDefault="00EE1D12" w:rsidP="00EE1D1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대표자: 이을순</w:t>
      </w:r>
    </w:p>
    <w:p w14:paraId="77E0421D" w14:textId="77777777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E1D12">
        <w:rPr>
          <w:rFonts w:ascii="굴림" w:eastAsia="굴림" w:hAnsi="굴림" w:cs="굴림"/>
          <w:kern w:val="0"/>
          <w:sz w:val="24"/>
          <w14:ligatures w14:val="none"/>
        </w:rPr>
        <w:t>② 통지는 등기우편, 내용증명, 전자메일, 팩스로 발송할 수 있으며, 도달한 날로부터 효력이 발생한다.</w:t>
      </w:r>
    </w:p>
    <w:p w14:paraId="2418F23C" w14:textId="79419B69" w:rsidR="00040041" w:rsidRPr="00040041" w:rsidRDefault="00EE1D12" w:rsidP="00040041">
      <w:pPr>
        <w:pStyle w:val="whitespace-normal"/>
      </w:pPr>
      <w:r w:rsidRPr="00EE1D12">
        <w:t>③ 주소</w:t>
      </w:r>
      <w:r w:rsidR="00040041">
        <w:rPr>
          <w:rFonts w:hint="eastAsia"/>
        </w:rPr>
        <w:t xml:space="preserve"> </w:t>
      </w:r>
      <w:r w:rsidR="00040041" w:rsidRPr="00040041">
        <w:t>또는 연락처가 변경될 경우, 변경 후 7일 이내에 상대방에게 서면으로 통지하여야 한다.</w:t>
      </w:r>
    </w:p>
    <w:p w14:paraId="6C11B173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④ 정당한 통지를 하였음에도 수령 거부 또는 수령 불능일 경우, 발송일로부터 7일이 경과하면 도달한 것으로 본다.</w:t>
      </w:r>
    </w:p>
    <w:p w14:paraId="7DD177D1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⑤ 긴급 상황 시에는 전화 통지 후 사후에 서면으로 보완할 수 있다.</w:t>
      </w:r>
    </w:p>
    <w:p w14:paraId="67EE9478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3F13650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46C2B010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제42조 (기밀유지 의무)</w:t>
      </w:r>
    </w:p>
    <w:p w14:paraId="35E921F1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① 갑과 을은 본 계약 체결 및 이행 과정에서 알게 된 상대방의 영업비밀, 기술정보, 재무정보 등을 제3자에게 누설하거나 계약 목적 외로 사용할 수 없다.</w:t>
      </w:r>
    </w:p>
    <w:p w14:paraId="4BC7E302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② 기밀유지 의무는 계약 종료 후에도 3년간 유효하며, 위반 시 손해배상 책임을 진다.</w:t>
      </w:r>
    </w:p>
    <w:p w14:paraId="4E5C9001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③ 다음의 정보는 기밀유지 의무의 대상에서 제외된다.</w:t>
      </w:r>
    </w:p>
    <w:p w14:paraId="500D4CC1" w14:textId="77777777" w:rsidR="00040041" w:rsidRPr="00040041" w:rsidRDefault="00040041" w:rsidP="0004004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공개된 정보 또는 공지의 사실</w:t>
      </w:r>
    </w:p>
    <w:p w14:paraId="29467283" w14:textId="77777777" w:rsidR="00040041" w:rsidRPr="00040041" w:rsidRDefault="00040041" w:rsidP="0004004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제3자로부터 적법하게 취득한 정보</w:t>
      </w:r>
    </w:p>
    <w:p w14:paraId="0EA3E2BC" w14:textId="77777777" w:rsidR="00040041" w:rsidRPr="00040041" w:rsidRDefault="00040041" w:rsidP="0004004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독자적으로 개발한 정보</w:t>
      </w:r>
    </w:p>
    <w:p w14:paraId="403E034A" w14:textId="77777777" w:rsidR="00040041" w:rsidRPr="00040041" w:rsidRDefault="00040041" w:rsidP="0004004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법원 명령, 정부기관 요청 등 법적 의무로 공개하는 정보</w:t>
      </w:r>
    </w:p>
    <w:p w14:paraId="2611022E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④ 을은 임직원에게도 기밀유지 의무를 부과하여야 하며, 임직원의 위반에 대해서도 책임을 진다.</w:t>
      </w:r>
    </w:p>
    <w:p w14:paraId="758D5F72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41163E44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B939638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제43조 (환경 및 에너지 관리)</w:t>
      </w:r>
    </w:p>
    <w:p w14:paraId="77F6BB48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① 갑은 건물의 에너지 효율을 높이기 위해 LED 조명, 고효율 냉난방기 등을 설치·유지하도록 노력한다.</w:t>
      </w:r>
    </w:p>
    <w:p w14:paraId="4F7BAA4C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lastRenderedPageBreak/>
        <w:t>② 을은 에너지 절약에 협조하며, 퇴근 시 전등·냉난방기·사무기기 전원을 차단하여야 한다.</w:t>
      </w:r>
    </w:p>
    <w:p w14:paraId="56410A16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③ 건물은 「녹색건축물 조성 지원법」에 따른 에너지 절약 기준을 준수하며, 연 1회 에너지 사용량을 을에게 통지한다.</w:t>
      </w:r>
    </w:p>
    <w:p w14:paraId="182CDE16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④ 을이 과도한 전력을 사용하여 건물 전체에 부담을 줄 경우, 갑은 전력 사용 제한을 요구할 수 있다.</w:t>
      </w:r>
    </w:p>
    <w:p w14:paraId="0C50C1A5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⑤ 재생에너지(태양광 등) 설비 설치 시 갑과 을은 협의하여 비용과 혜택을 분담할 수 있다.</w:t>
      </w:r>
    </w:p>
    <w:p w14:paraId="11218DA4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6774B3F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F4396FB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제44조 (장애인 편의시설 및 접근성)</w:t>
      </w:r>
    </w:p>
    <w:p w14:paraId="6F04032E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① 건물은 「장애인·노인·임산부 등의 편의증진 보장에 관한 법률」에 따라 편의시설을 갖추고 있다.</w:t>
      </w:r>
    </w:p>
    <w:p w14:paraId="07FB006A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② 갑은 장애인 주차구역, 경사로, 승강기, 점자블록 등을 적법하게 유지·관리하여야 한다.</w:t>
      </w:r>
    </w:p>
    <w:p w14:paraId="434B89FF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③ 을은 장애인 고객 및 임직원의 접근성을 보장하기 위해 협조하여야 하며, 장애인 편의시설을 훼손하거나 용도 외로 사용할 수 없다.</w:t>
      </w:r>
    </w:p>
    <w:p w14:paraId="43F9CAE9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④ 을이 추가적인 편의시설 설치를 원할 경우, 갑과 협의하여 설치할 수 있으며, 비용은 협의로 결정한다.</w:t>
      </w:r>
    </w:p>
    <w:p w14:paraId="60EA2D3A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7B110235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2D5E915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제45조 (최종 조항 및 기타사항)</w:t>
      </w:r>
    </w:p>
    <w:p w14:paraId="335B8A65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① 본 계약은 갑과 을의 완전한 합의를 표시하며, 이전의 구두 또는 서면 합의를 대체한다.</w:t>
      </w:r>
    </w:p>
    <w:p w14:paraId="59D90E45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② 본 계약의 일부 조항이 법률에 의해 무효로 판단되더라도, 다른 조항의 효력에는 영향을 미치지 않는다.</w:t>
      </w:r>
    </w:p>
    <w:p w14:paraId="77055524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③ 본 계약은 양 당사자의 서명 또는 날인으로 성립하며, 확정일자를 받은 날로부터 제3자에 대한 대항력을 가진다.</w:t>
      </w:r>
    </w:p>
    <w:p w14:paraId="22A02B62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④ 천재지변, 전쟁, 감염병, 정부의 행정명령 등 불가항력적 사유로 계약 이행이 불가능할 경우, 당사자는 면책된다.</w:t>
      </w:r>
    </w:p>
    <w:p w14:paraId="75AD1841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lastRenderedPageBreak/>
        <w:t>⑤ 본 계약과 관련하여 발생하는 인지세 등 제세공과금은 갑과 을이 각각 1/2씩 부담한다.</w:t>
      </w:r>
    </w:p>
    <w:p w14:paraId="0C8864A9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⑥ 본 계약서에 명시되지 않은 사항은 관계 법령, 일반 상관례 및 신의성실의 원칙에 따른다.</w:t>
      </w:r>
    </w:p>
    <w:p w14:paraId="678A6236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⑦ 본 계약의 해석에 관하여 다툼이 있을 때에는 계약 체결 당시의 제반 사정과 거래관행을 고려하여 합리적으로 해석한다.</w:t>
      </w:r>
    </w:p>
    <w:p w14:paraId="42E6A203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⑧ 을은 「상가건물 임대차보호법」상 대항력 및 우선변제권을 확보하기 위하여 사업자등록 및 확정일자를 신속히 완료하여야 한다.</w:t>
      </w:r>
    </w:p>
    <w:p w14:paraId="24E21240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69D16BC9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FE2EDD4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040041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부속서류 목록</w:t>
      </w:r>
    </w:p>
    <w:p w14:paraId="0FCAA9EC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본 계약서에는 다음의 부속서류가 첨부되며, 본 계약의 일부를 구성한다.</w:t>
      </w:r>
    </w:p>
    <w:p w14:paraId="6CE57648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531FDB56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9F7A729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[별첨 1] 임대목적물 도면 및 층별면적표</w:t>
      </w:r>
    </w:p>
    <w:p w14:paraId="6CD4A53C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1. 건물 개요</w:t>
      </w:r>
    </w:p>
    <w:p w14:paraId="34D3EABB" w14:textId="77777777" w:rsidR="00040041" w:rsidRPr="00040041" w:rsidRDefault="00040041" w:rsidP="0004004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건물명: 서울글로벌비즈니스타워</w:t>
      </w:r>
    </w:p>
    <w:p w14:paraId="40E0CC0B" w14:textId="77777777" w:rsidR="00040041" w:rsidRPr="00040041" w:rsidRDefault="00040041" w:rsidP="0004004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소재지: 서울특별시 강남구 테헤란로 123길 45</w:t>
      </w:r>
    </w:p>
    <w:p w14:paraId="0B00A01C" w14:textId="77777777" w:rsidR="00040041" w:rsidRPr="00040041" w:rsidRDefault="00040041" w:rsidP="0004004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대지면적: 2,850㎡</w:t>
      </w:r>
    </w:p>
    <w:p w14:paraId="320B0B0B" w14:textId="77777777" w:rsidR="00040041" w:rsidRPr="00040041" w:rsidRDefault="00040041" w:rsidP="0004004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건축면적: 1,710㎡</w:t>
      </w:r>
    </w:p>
    <w:p w14:paraId="6CB379AA" w14:textId="77777777" w:rsidR="00040041" w:rsidRPr="00040041" w:rsidRDefault="00040041" w:rsidP="0004004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연면적: 45,600㎡</w:t>
      </w:r>
    </w:p>
    <w:p w14:paraId="3C4F5257" w14:textId="77777777" w:rsidR="00040041" w:rsidRPr="00040041" w:rsidRDefault="00040041" w:rsidP="0004004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건물구조: 철근콘크리트조</w:t>
      </w:r>
    </w:p>
    <w:p w14:paraId="4A169684" w14:textId="77777777" w:rsidR="00040041" w:rsidRPr="00040041" w:rsidRDefault="00040041" w:rsidP="0004004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용도: 업무시설, 지식산업센터</w:t>
      </w:r>
    </w:p>
    <w:p w14:paraId="5F9927A8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2. 임대구획 상세</w:t>
      </w:r>
    </w:p>
    <w:p w14:paraId="119352D8" w14:textId="77777777" w:rsidR="00040041" w:rsidRPr="00040041" w:rsidRDefault="00040041" w:rsidP="0004004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위치: 지상 12층 1201호~1205호</w:t>
      </w:r>
    </w:p>
    <w:p w14:paraId="5BDDD0C7" w14:textId="77777777" w:rsidR="00040041" w:rsidRPr="00040041" w:rsidRDefault="00040041" w:rsidP="0004004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전용면적: 1,250.75㎡</w:t>
      </w:r>
    </w:p>
    <w:p w14:paraId="679F57DA" w14:textId="77777777" w:rsidR="00040041" w:rsidRPr="00040041" w:rsidRDefault="00040041" w:rsidP="0004004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공용면적: 187.50㎡</w:t>
      </w:r>
    </w:p>
    <w:p w14:paraId="66FA462C" w14:textId="77777777" w:rsidR="00040041" w:rsidRPr="00040041" w:rsidRDefault="00040041" w:rsidP="0004004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계약면적: 1,438.25㎡</w:t>
      </w:r>
    </w:p>
    <w:p w14:paraId="2A62E91E" w14:textId="77777777" w:rsidR="00040041" w:rsidRPr="00040041" w:rsidRDefault="00040041" w:rsidP="0004004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층고: 2.8m</w:t>
      </w:r>
    </w:p>
    <w:p w14:paraId="2F95E34A" w14:textId="77777777" w:rsidR="00040041" w:rsidRPr="00040041" w:rsidRDefault="00040041" w:rsidP="0004004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구조: 사무실 5개 호실 연결형</w:t>
      </w:r>
    </w:p>
    <w:p w14:paraId="243D5AFC" w14:textId="77777777" w:rsidR="00040041" w:rsidRPr="00040041" w:rsidRDefault="00040041" w:rsidP="0004004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화장실: 층별 공용 (남/녀 각 1개소)</w:t>
      </w:r>
    </w:p>
    <w:p w14:paraId="60D84BDD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3. 평면도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 xml:space="preserve"> (실제 계약 시 건축도면 첨부)</w:t>
      </w:r>
    </w:p>
    <w:p w14:paraId="64E340B7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4. 설비 현황</w:t>
      </w:r>
    </w:p>
    <w:p w14:paraId="7D3687BD" w14:textId="77777777" w:rsidR="00040041" w:rsidRPr="00040041" w:rsidRDefault="00040041" w:rsidP="0004004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전기용량: 350kW</w:t>
      </w:r>
    </w:p>
    <w:p w14:paraId="30026701" w14:textId="77777777" w:rsidR="00040041" w:rsidRPr="00040041" w:rsidRDefault="00040041" w:rsidP="0004004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통신: 광케이블 인입</w:t>
      </w:r>
    </w:p>
    <w:p w14:paraId="67366941" w14:textId="77777777" w:rsidR="00040041" w:rsidRPr="00040041" w:rsidRDefault="00040041" w:rsidP="0004004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냉난방: 중앙공급식 (개별제어 가능)</w:t>
      </w:r>
    </w:p>
    <w:p w14:paraId="2D70BEED" w14:textId="77777777" w:rsidR="00040041" w:rsidRPr="00040041" w:rsidRDefault="00040041" w:rsidP="0004004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급수: 상수도 직결</w:t>
      </w:r>
    </w:p>
    <w:p w14:paraId="59595B8B" w14:textId="77777777" w:rsidR="00040041" w:rsidRPr="00040041" w:rsidRDefault="00040041" w:rsidP="0004004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소방: 스프링클러, 자동화재탐지설비</w:t>
      </w:r>
    </w:p>
    <w:p w14:paraId="5419CE58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340A379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D0DE08E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[별첨 2] 관리비 산정표 및 납부기준</w:t>
      </w:r>
    </w:p>
    <w:p w14:paraId="186C9895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1. 관리비 구성 (월 기준)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408"/>
        <w:gridCol w:w="2595"/>
      </w:tblGrid>
      <w:tr w:rsidR="00040041" w:rsidRPr="00040041" w14:paraId="5540C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63C4F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AE474AB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단가</w:t>
            </w:r>
          </w:p>
        </w:tc>
        <w:tc>
          <w:tcPr>
            <w:tcW w:w="0" w:type="auto"/>
            <w:vAlign w:val="center"/>
            <w:hideMark/>
          </w:tcPr>
          <w:p w14:paraId="595CB962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비고</w:t>
            </w:r>
          </w:p>
        </w:tc>
      </w:tr>
      <w:tr w:rsidR="00040041" w:rsidRPr="00040041" w14:paraId="78235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74E0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공용부 전기료</w:t>
            </w:r>
          </w:p>
        </w:tc>
        <w:tc>
          <w:tcPr>
            <w:tcW w:w="0" w:type="auto"/>
            <w:vAlign w:val="center"/>
            <w:hideMark/>
          </w:tcPr>
          <w:p w14:paraId="4F879582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₩1,200,000</w:t>
            </w:r>
          </w:p>
        </w:tc>
        <w:tc>
          <w:tcPr>
            <w:tcW w:w="0" w:type="auto"/>
            <w:vAlign w:val="center"/>
            <w:hideMark/>
          </w:tcPr>
          <w:p w14:paraId="1F7F77CB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면적 비례 배분</w:t>
            </w:r>
          </w:p>
        </w:tc>
      </w:tr>
      <w:tr w:rsidR="00040041" w:rsidRPr="00040041" w14:paraId="32D1A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550B4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공용부 수도료</w:t>
            </w:r>
          </w:p>
        </w:tc>
        <w:tc>
          <w:tcPr>
            <w:tcW w:w="0" w:type="auto"/>
            <w:vAlign w:val="center"/>
            <w:hideMark/>
          </w:tcPr>
          <w:p w14:paraId="6FC60698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₩180,000</w:t>
            </w:r>
          </w:p>
        </w:tc>
        <w:tc>
          <w:tcPr>
            <w:tcW w:w="0" w:type="auto"/>
            <w:vAlign w:val="center"/>
            <w:hideMark/>
          </w:tcPr>
          <w:p w14:paraId="1AF7E324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면적 비례 배분</w:t>
            </w:r>
          </w:p>
        </w:tc>
      </w:tr>
      <w:tr w:rsidR="00040041" w:rsidRPr="00040041" w14:paraId="2DB68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ED39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공용부 냉난방비</w:t>
            </w:r>
          </w:p>
        </w:tc>
        <w:tc>
          <w:tcPr>
            <w:tcW w:w="0" w:type="auto"/>
            <w:vAlign w:val="center"/>
            <w:hideMark/>
          </w:tcPr>
          <w:p w14:paraId="364F5F20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₩850,000</w:t>
            </w:r>
          </w:p>
        </w:tc>
        <w:tc>
          <w:tcPr>
            <w:tcW w:w="0" w:type="auto"/>
            <w:vAlign w:val="center"/>
            <w:hideMark/>
          </w:tcPr>
          <w:p w14:paraId="1E012A0A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계절별 변동</w:t>
            </w:r>
          </w:p>
        </w:tc>
      </w:tr>
      <w:tr w:rsidR="00040041" w:rsidRPr="00040041" w14:paraId="266B4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DD03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엘리베이터 유지비</w:t>
            </w:r>
          </w:p>
        </w:tc>
        <w:tc>
          <w:tcPr>
            <w:tcW w:w="0" w:type="auto"/>
            <w:vAlign w:val="center"/>
            <w:hideMark/>
          </w:tcPr>
          <w:p w14:paraId="07279230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₩320,000</w:t>
            </w:r>
          </w:p>
        </w:tc>
        <w:tc>
          <w:tcPr>
            <w:tcW w:w="0" w:type="auto"/>
            <w:vAlign w:val="center"/>
            <w:hideMark/>
          </w:tcPr>
          <w:p w14:paraId="141FE39A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전체 입주자 균등 배분</w:t>
            </w:r>
          </w:p>
        </w:tc>
      </w:tr>
      <w:tr w:rsidR="00040041" w:rsidRPr="00040041" w14:paraId="0B1D6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6F1B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청소·미화비</w:t>
            </w:r>
          </w:p>
        </w:tc>
        <w:tc>
          <w:tcPr>
            <w:tcW w:w="0" w:type="auto"/>
            <w:vAlign w:val="center"/>
            <w:hideMark/>
          </w:tcPr>
          <w:p w14:paraId="1E4E678E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₩650,000</w:t>
            </w:r>
          </w:p>
        </w:tc>
        <w:tc>
          <w:tcPr>
            <w:tcW w:w="0" w:type="auto"/>
            <w:vAlign w:val="center"/>
            <w:hideMark/>
          </w:tcPr>
          <w:p w14:paraId="40E77918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면적 비례 배분</w:t>
            </w:r>
          </w:p>
        </w:tc>
      </w:tr>
      <w:tr w:rsidR="00040041" w:rsidRPr="00040041" w14:paraId="26DFA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8FAB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경비·보안비</w:t>
            </w:r>
          </w:p>
        </w:tc>
        <w:tc>
          <w:tcPr>
            <w:tcW w:w="0" w:type="auto"/>
            <w:vAlign w:val="center"/>
            <w:hideMark/>
          </w:tcPr>
          <w:p w14:paraId="07564D6B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₩580,000</w:t>
            </w:r>
          </w:p>
        </w:tc>
        <w:tc>
          <w:tcPr>
            <w:tcW w:w="0" w:type="auto"/>
            <w:vAlign w:val="center"/>
            <w:hideMark/>
          </w:tcPr>
          <w:p w14:paraId="14E4C17E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전체 입주자 균등 배분</w:t>
            </w:r>
          </w:p>
        </w:tc>
      </w:tr>
      <w:tr w:rsidR="00040041" w:rsidRPr="00040041" w14:paraId="38F2B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C35C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소방안전 점검비</w:t>
            </w:r>
          </w:p>
        </w:tc>
        <w:tc>
          <w:tcPr>
            <w:tcW w:w="0" w:type="auto"/>
            <w:vAlign w:val="center"/>
            <w:hideMark/>
          </w:tcPr>
          <w:p w14:paraId="57A09A5E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₩150,000</w:t>
            </w:r>
          </w:p>
        </w:tc>
        <w:tc>
          <w:tcPr>
            <w:tcW w:w="0" w:type="auto"/>
            <w:vAlign w:val="center"/>
            <w:hideMark/>
          </w:tcPr>
          <w:p w14:paraId="474EE6A2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면적 비례 배분</w:t>
            </w:r>
          </w:p>
        </w:tc>
      </w:tr>
      <w:tr w:rsidR="00040041" w:rsidRPr="00040041" w14:paraId="2F132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6ABD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건물 보험료</w:t>
            </w:r>
          </w:p>
        </w:tc>
        <w:tc>
          <w:tcPr>
            <w:tcW w:w="0" w:type="auto"/>
            <w:vAlign w:val="center"/>
            <w:hideMark/>
          </w:tcPr>
          <w:p w14:paraId="4747BA1D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₩220,000</w:t>
            </w:r>
          </w:p>
        </w:tc>
        <w:tc>
          <w:tcPr>
            <w:tcW w:w="0" w:type="auto"/>
            <w:vAlign w:val="center"/>
            <w:hideMark/>
          </w:tcPr>
          <w:p w14:paraId="25BBC221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면적 비례 배분</w:t>
            </w:r>
          </w:p>
        </w:tc>
      </w:tr>
      <w:tr w:rsidR="00040041" w:rsidRPr="00040041" w14:paraId="0DAB6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3388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폐기물 처리비</w:t>
            </w:r>
          </w:p>
        </w:tc>
        <w:tc>
          <w:tcPr>
            <w:tcW w:w="0" w:type="auto"/>
            <w:vAlign w:val="center"/>
            <w:hideMark/>
          </w:tcPr>
          <w:p w14:paraId="3C71AB65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₩280,000</w:t>
            </w:r>
          </w:p>
        </w:tc>
        <w:tc>
          <w:tcPr>
            <w:tcW w:w="0" w:type="auto"/>
            <w:vAlign w:val="center"/>
            <w:hideMark/>
          </w:tcPr>
          <w:p w14:paraId="6FC90400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사용량 기준</w:t>
            </w:r>
          </w:p>
        </w:tc>
      </w:tr>
      <w:tr w:rsidR="00040041" w:rsidRPr="00040041" w14:paraId="7BC44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B0FE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건물관리 인건비</w:t>
            </w:r>
          </w:p>
        </w:tc>
        <w:tc>
          <w:tcPr>
            <w:tcW w:w="0" w:type="auto"/>
            <w:vAlign w:val="center"/>
            <w:hideMark/>
          </w:tcPr>
          <w:p w14:paraId="281AA597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₩720,000</w:t>
            </w:r>
          </w:p>
        </w:tc>
        <w:tc>
          <w:tcPr>
            <w:tcW w:w="0" w:type="auto"/>
            <w:vAlign w:val="center"/>
            <w:hideMark/>
          </w:tcPr>
          <w:p w14:paraId="214F56DE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면적 비례 배분</w:t>
            </w:r>
          </w:p>
        </w:tc>
      </w:tr>
      <w:tr w:rsidR="00040041" w:rsidRPr="00040041" w14:paraId="3B2F2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8807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수선충당금</w:t>
            </w:r>
          </w:p>
        </w:tc>
        <w:tc>
          <w:tcPr>
            <w:tcW w:w="0" w:type="auto"/>
            <w:vAlign w:val="center"/>
            <w:hideMark/>
          </w:tcPr>
          <w:p w14:paraId="0FB44DC9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₩450,000</w:t>
            </w:r>
          </w:p>
        </w:tc>
        <w:tc>
          <w:tcPr>
            <w:tcW w:w="0" w:type="auto"/>
            <w:vAlign w:val="center"/>
            <w:hideMark/>
          </w:tcPr>
          <w:p w14:paraId="1318D850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면적 비례 배분</w:t>
            </w:r>
          </w:p>
        </w:tc>
      </w:tr>
      <w:tr w:rsidR="00040041" w:rsidRPr="00040041" w14:paraId="2C624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D1E5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합계</w:t>
            </w:r>
          </w:p>
        </w:tc>
        <w:tc>
          <w:tcPr>
            <w:tcW w:w="0" w:type="auto"/>
            <w:vAlign w:val="center"/>
            <w:hideMark/>
          </w:tcPr>
          <w:p w14:paraId="764AFFC0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₩5,600,000</w:t>
            </w:r>
          </w:p>
        </w:tc>
        <w:tc>
          <w:tcPr>
            <w:tcW w:w="0" w:type="auto"/>
            <w:vAlign w:val="center"/>
            <w:hideMark/>
          </w:tcPr>
          <w:p w14:paraId="3642667B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</w:p>
        </w:tc>
      </w:tr>
    </w:tbl>
    <w:p w14:paraId="526D720F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2. 납부방법</w:t>
      </w:r>
    </w:p>
    <w:p w14:paraId="4BBD91AD" w14:textId="77777777" w:rsidR="00040041" w:rsidRPr="00040041" w:rsidRDefault="00040041" w:rsidP="0004004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매월 1일 임대료와 함께 자동이체</w:t>
      </w:r>
    </w:p>
    <w:p w14:paraId="428A66B9" w14:textId="77777777" w:rsidR="00040041" w:rsidRPr="00040041" w:rsidRDefault="00040041" w:rsidP="0004004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관리비 명세서는 매월 25일 이메일 발송</w:t>
      </w:r>
    </w:p>
    <w:p w14:paraId="5293AEFB" w14:textId="77777777" w:rsidR="00040041" w:rsidRPr="00040041" w:rsidRDefault="00040041" w:rsidP="0004004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이의제기 기한: 명세서 수령 후 14일 이내</w:t>
      </w:r>
    </w:p>
    <w:p w14:paraId="06ACC2FB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3. 조정기준</w:t>
      </w:r>
    </w:p>
    <w:p w14:paraId="2CC0CAF6" w14:textId="77777777" w:rsidR="00040041" w:rsidRPr="00040041" w:rsidRDefault="00040041" w:rsidP="00040041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관리비는 실비 정산 원칙</w:t>
      </w:r>
    </w:p>
    <w:p w14:paraId="7B37068C" w14:textId="77777777" w:rsidR="00040041" w:rsidRPr="00040041" w:rsidRDefault="00040041" w:rsidP="00040041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전년 대비 10% 이상 증가 시 사유 설명</w:t>
      </w:r>
    </w:p>
    <w:p w14:paraId="09031822" w14:textId="77777777" w:rsidR="00040041" w:rsidRPr="00040041" w:rsidRDefault="00040041" w:rsidP="00040041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연 1회 정산 후 과부족 조정</w:t>
      </w:r>
    </w:p>
    <w:p w14:paraId="56C179C9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1D88C77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769FF04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[별첨 3] 공용시설 운영규정</w:t>
      </w:r>
    </w:p>
    <w:p w14:paraId="186924FB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1. 엘리베이터</w:t>
      </w:r>
    </w:p>
    <w:p w14:paraId="14BC7393" w14:textId="77777777" w:rsidR="00040041" w:rsidRPr="00040041" w:rsidRDefault="00040041" w:rsidP="00040041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운행시간: 07:00</w:t>
      </w:r>
      <w:del w:id="1" w:author="Unknown">
        <w:r w:rsidRPr="00040041">
          <w:rPr>
            <w:rFonts w:ascii="굴림" w:eastAsia="굴림" w:hAnsi="굴림" w:cs="굴림"/>
            <w:kern w:val="0"/>
            <w:sz w:val="24"/>
            <w14:ligatures w14:val="none"/>
          </w:rPr>
          <w:delText>22:00 (평일), 09:00</w:delText>
        </w:r>
      </w:del>
      <w:r w:rsidRPr="00040041">
        <w:rPr>
          <w:rFonts w:ascii="굴림" w:eastAsia="굴림" w:hAnsi="굴림" w:cs="굴림"/>
          <w:kern w:val="0"/>
          <w:sz w:val="24"/>
          <w14:ligatures w14:val="none"/>
        </w:rPr>
        <w:t>18:00 (토요일)</w:t>
      </w:r>
    </w:p>
    <w:p w14:paraId="1CAA7F55" w14:textId="77777777" w:rsidR="00040041" w:rsidRPr="00040041" w:rsidRDefault="00040041" w:rsidP="00040041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정기점검: 매월 첫째 주 일요일 09:00~12:00</w:t>
      </w:r>
    </w:p>
    <w:p w14:paraId="53E3AACE" w14:textId="77777777" w:rsidR="00040041" w:rsidRPr="00040041" w:rsidRDefault="00040041" w:rsidP="00040041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화물용: 6~8호기 (사전 예약 필수)</w:t>
      </w:r>
    </w:p>
    <w:p w14:paraId="601C9340" w14:textId="77777777" w:rsidR="00040041" w:rsidRPr="00040041" w:rsidRDefault="00040041" w:rsidP="00040041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비상시 연락처: 02-1234-5678 (관리사무소)</w:t>
      </w:r>
    </w:p>
    <w:p w14:paraId="4349E61A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2. 주차장</w:t>
      </w:r>
    </w:p>
    <w:p w14:paraId="050D43D9" w14:textId="77777777" w:rsidR="00040041" w:rsidRPr="00040041" w:rsidRDefault="00040041" w:rsidP="00040041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이용시간: 24시간</w:t>
      </w:r>
    </w:p>
    <w:p w14:paraId="68F08B7C" w14:textId="77777777" w:rsidR="00040041" w:rsidRPr="00040041" w:rsidRDefault="00040041" w:rsidP="00040041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지정구역 준수 의무</w:t>
      </w:r>
    </w:p>
    <w:p w14:paraId="6F2401F7" w14:textId="77777777" w:rsidR="00040041" w:rsidRPr="00040041" w:rsidRDefault="00040041" w:rsidP="00040041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주차요금: 전용구역 무료, 방문객 시간당 ₩3,000</w:t>
      </w:r>
    </w:p>
    <w:p w14:paraId="536C4C7A" w14:textId="77777777" w:rsidR="00040041" w:rsidRPr="00040041" w:rsidRDefault="00040041" w:rsidP="00040041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견인 기준: 이중주차, 장애인구역 무단주차</w:t>
      </w:r>
    </w:p>
    <w:p w14:paraId="7CBEC5CC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3. 로비 및 공용공간</w:t>
      </w:r>
    </w:p>
    <w:p w14:paraId="3DB72F60" w14:textId="77777777" w:rsidR="00040041" w:rsidRPr="00040041" w:rsidRDefault="00040041" w:rsidP="00040041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휴게시설: 1층 로비 (07:00~22:00)</w:t>
      </w:r>
    </w:p>
    <w:p w14:paraId="37A150EA" w14:textId="77777777" w:rsidR="00040041" w:rsidRPr="00040041" w:rsidRDefault="00040041" w:rsidP="00040041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회의실: 사전 예약제 (시간당 ₩50,000)</w:t>
      </w:r>
    </w:p>
    <w:p w14:paraId="42A9EF15" w14:textId="77777777" w:rsidR="00040041" w:rsidRPr="00040041" w:rsidRDefault="00040041" w:rsidP="00040041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옥상정원: 평일 12:00</w:t>
      </w:r>
      <w:del w:id="2" w:author="Unknown">
        <w:r w:rsidRPr="00040041">
          <w:rPr>
            <w:rFonts w:ascii="굴림" w:eastAsia="굴림" w:hAnsi="굴림" w:cs="굴림"/>
            <w:kern w:val="0"/>
            <w:sz w:val="24"/>
            <w14:ligatures w14:val="none"/>
          </w:rPr>
          <w:delText>14:00, 17:00</w:delText>
        </w:r>
      </w:del>
      <w:r w:rsidRPr="00040041">
        <w:rPr>
          <w:rFonts w:ascii="굴림" w:eastAsia="굴림" w:hAnsi="굴림" w:cs="굴림"/>
          <w:kern w:val="0"/>
          <w:sz w:val="24"/>
          <w14:ligatures w14:val="none"/>
        </w:rPr>
        <w:t>19:00</w:t>
      </w:r>
    </w:p>
    <w:p w14:paraId="0C45DCD0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4. 화장실</w:t>
      </w:r>
    </w:p>
    <w:p w14:paraId="6F34C56B" w14:textId="77777777" w:rsidR="00040041" w:rsidRPr="00040041" w:rsidRDefault="00040041" w:rsidP="00040041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청소시간: 매일 06:00, 12:00, 18:00</w:t>
      </w:r>
    </w:p>
    <w:p w14:paraId="56867A01" w14:textId="77777777" w:rsidR="00040041" w:rsidRPr="00040041" w:rsidRDefault="00040041" w:rsidP="00040041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비품 보충: 상시</w:t>
      </w:r>
    </w:p>
    <w:p w14:paraId="00035401" w14:textId="77777777" w:rsidR="00040041" w:rsidRPr="00040041" w:rsidRDefault="00040041" w:rsidP="00040041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고장 신고: 관리사무소</w:t>
      </w:r>
    </w:p>
    <w:p w14:paraId="1ABA6376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71DE69D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B866913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[별첨 4] 광고·간판 설치 가이드라인</w:t>
      </w:r>
    </w:p>
    <w:p w14:paraId="6E7A094E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1. 간판 설치 기준</w:t>
      </w:r>
    </w:p>
    <w:p w14:paraId="5AC3E01C" w14:textId="77777777" w:rsidR="00040041" w:rsidRPr="00040041" w:rsidRDefault="00040041" w:rsidP="00040041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크기: 최대 가로 5m × 세로 1.2m</w:t>
      </w:r>
    </w:p>
    <w:p w14:paraId="277965DE" w14:textId="77777777" w:rsidR="00040041" w:rsidRPr="00040041" w:rsidRDefault="00040041" w:rsidP="00040041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위치: 12층 해당 구역 외벽만 허용</w:t>
      </w:r>
    </w:p>
    <w:p w14:paraId="7745CB5D" w14:textId="77777777" w:rsidR="00040041" w:rsidRPr="00040041" w:rsidRDefault="00040041" w:rsidP="00040041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색상: 건물 CI와 조화 (승인 필수)</w:t>
      </w:r>
    </w:p>
    <w:p w14:paraId="4B97A732" w14:textId="77777777" w:rsidR="00040041" w:rsidRPr="00040041" w:rsidRDefault="00040041" w:rsidP="00040041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조명: LED 권장, 점멸 금지</w:t>
      </w:r>
    </w:p>
    <w:p w14:paraId="13F5FF1C" w14:textId="77777777" w:rsidR="00040041" w:rsidRPr="00040041" w:rsidRDefault="00040041" w:rsidP="00040041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재질: 알루미늄, 아크릴 등 내구성 자재</w:t>
      </w:r>
    </w:p>
    <w:p w14:paraId="5F4895C2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2. 승인 절차</w:t>
      </w:r>
    </w:p>
    <w:p w14:paraId="7EA62357" w14:textId="77777777" w:rsidR="00040041" w:rsidRPr="00040041" w:rsidRDefault="00040041" w:rsidP="00040041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디자인 시안 제출 (3D 시뮬레이션 포함)</w:t>
      </w:r>
    </w:p>
    <w:p w14:paraId="46A6C813" w14:textId="77777777" w:rsidR="00040041" w:rsidRPr="00040041" w:rsidRDefault="00040041" w:rsidP="00040041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갑의 서면 승인 (14일 이내)</w:t>
      </w:r>
    </w:p>
    <w:p w14:paraId="07566A55" w14:textId="77777777" w:rsidR="00040041" w:rsidRPr="00040041" w:rsidRDefault="00040041" w:rsidP="00040041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lastRenderedPageBreak/>
        <w:t>옥외광고물 허가 취득</w:t>
      </w:r>
    </w:p>
    <w:p w14:paraId="1939E1CC" w14:textId="77777777" w:rsidR="00040041" w:rsidRPr="00040041" w:rsidRDefault="00040041" w:rsidP="00040041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설치 후 준공 신고</w:t>
      </w:r>
    </w:p>
    <w:p w14:paraId="5C981B4F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3. 금지사항</w:t>
      </w:r>
    </w:p>
    <w:p w14:paraId="525C9B7C" w14:textId="77777777" w:rsidR="00040041" w:rsidRPr="00040041" w:rsidRDefault="00040041" w:rsidP="00040041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창문 전면 가림</w:t>
      </w:r>
    </w:p>
    <w:p w14:paraId="45C5D291" w14:textId="77777777" w:rsidR="00040041" w:rsidRPr="00040041" w:rsidRDefault="00040041" w:rsidP="00040041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점멸·회전 조명</w:t>
      </w:r>
    </w:p>
    <w:p w14:paraId="512BDB71" w14:textId="77777777" w:rsidR="00040041" w:rsidRPr="00040041" w:rsidRDefault="00040041" w:rsidP="00040041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건물 외벽 훼손</w:t>
      </w:r>
    </w:p>
    <w:p w14:paraId="1A8E64EE" w14:textId="77777777" w:rsidR="00040041" w:rsidRPr="00040041" w:rsidRDefault="00040041" w:rsidP="00040041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타 입주자 시야 방해</w:t>
      </w:r>
    </w:p>
    <w:p w14:paraId="63C2C0FF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4. 원상복구</w:t>
      </w:r>
    </w:p>
    <w:p w14:paraId="4172DBDD" w14:textId="77777777" w:rsidR="00040041" w:rsidRPr="00040041" w:rsidRDefault="00040041" w:rsidP="00040041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계약 종료 시 자비 철거</w:t>
      </w:r>
    </w:p>
    <w:p w14:paraId="6E699655" w14:textId="77777777" w:rsidR="00040041" w:rsidRPr="00040041" w:rsidRDefault="00040041" w:rsidP="00040041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외벽 보수 후 인계</w:t>
      </w:r>
    </w:p>
    <w:p w14:paraId="63B92E0B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56E7CA4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2283CE1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[별첨 5] 보험증권 및 보장내역표</w:t>
      </w:r>
    </w:p>
    <w:p w14:paraId="6CB45841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1. 갑(임대인) 가입 보험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260"/>
        <w:gridCol w:w="2037"/>
        <w:gridCol w:w="2791"/>
      </w:tblGrid>
      <w:tr w:rsidR="00040041" w:rsidRPr="00040041" w14:paraId="12970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AB19E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보험종류</w:t>
            </w:r>
          </w:p>
        </w:tc>
        <w:tc>
          <w:tcPr>
            <w:tcW w:w="0" w:type="auto"/>
            <w:vAlign w:val="center"/>
            <w:hideMark/>
          </w:tcPr>
          <w:p w14:paraId="786CEBE9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보험사</w:t>
            </w:r>
          </w:p>
        </w:tc>
        <w:tc>
          <w:tcPr>
            <w:tcW w:w="0" w:type="auto"/>
            <w:vAlign w:val="center"/>
            <w:hideMark/>
          </w:tcPr>
          <w:p w14:paraId="05A350F8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보험가입금액</w:t>
            </w:r>
          </w:p>
        </w:tc>
        <w:tc>
          <w:tcPr>
            <w:tcW w:w="0" w:type="auto"/>
            <w:vAlign w:val="center"/>
            <w:hideMark/>
          </w:tcPr>
          <w:p w14:paraId="6565EF37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보험기간</w:t>
            </w:r>
          </w:p>
        </w:tc>
      </w:tr>
      <w:tr w:rsidR="00040041" w:rsidRPr="00040041" w14:paraId="3C705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F81A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화재보험</w:t>
            </w:r>
          </w:p>
        </w:tc>
        <w:tc>
          <w:tcPr>
            <w:tcW w:w="0" w:type="auto"/>
            <w:vAlign w:val="center"/>
            <w:hideMark/>
          </w:tcPr>
          <w:p w14:paraId="62A9D3E9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㈜대한화재</w:t>
            </w:r>
          </w:p>
        </w:tc>
        <w:tc>
          <w:tcPr>
            <w:tcW w:w="0" w:type="auto"/>
            <w:vAlign w:val="center"/>
            <w:hideMark/>
          </w:tcPr>
          <w:p w14:paraId="28338303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₩50,000,000,000</w:t>
            </w:r>
          </w:p>
        </w:tc>
        <w:tc>
          <w:tcPr>
            <w:tcW w:w="0" w:type="auto"/>
            <w:vAlign w:val="center"/>
            <w:hideMark/>
          </w:tcPr>
          <w:p w14:paraId="5B35DD1C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2026.01.01~2027.12.31</w:t>
            </w:r>
          </w:p>
        </w:tc>
      </w:tr>
      <w:tr w:rsidR="00040041" w:rsidRPr="00040041" w14:paraId="2F8D5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94B1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재해보험</w:t>
            </w:r>
          </w:p>
        </w:tc>
        <w:tc>
          <w:tcPr>
            <w:tcW w:w="0" w:type="auto"/>
            <w:vAlign w:val="center"/>
            <w:hideMark/>
          </w:tcPr>
          <w:p w14:paraId="11561CCD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㈜서울보험</w:t>
            </w:r>
          </w:p>
        </w:tc>
        <w:tc>
          <w:tcPr>
            <w:tcW w:w="0" w:type="auto"/>
            <w:vAlign w:val="center"/>
            <w:hideMark/>
          </w:tcPr>
          <w:p w14:paraId="2F9B976D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₩30,000,000,000</w:t>
            </w:r>
          </w:p>
        </w:tc>
        <w:tc>
          <w:tcPr>
            <w:tcW w:w="0" w:type="auto"/>
            <w:vAlign w:val="center"/>
            <w:hideMark/>
          </w:tcPr>
          <w:p w14:paraId="7F0CF7DA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2026.01.01~2027.12.31</w:t>
            </w:r>
          </w:p>
        </w:tc>
      </w:tr>
      <w:tr w:rsidR="00040041" w:rsidRPr="00040041" w14:paraId="1CA9E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D9ED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배상책임보험</w:t>
            </w:r>
          </w:p>
        </w:tc>
        <w:tc>
          <w:tcPr>
            <w:tcW w:w="0" w:type="auto"/>
            <w:vAlign w:val="center"/>
            <w:hideMark/>
          </w:tcPr>
          <w:p w14:paraId="29F83D81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㈜한국보험</w:t>
            </w:r>
          </w:p>
        </w:tc>
        <w:tc>
          <w:tcPr>
            <w:tcW w:w="0" w:type="auto"/>
            <w:vAlign w:val="center"/>
            <w:hideMark/>
          </w:tcPr>
          <w:p w14:paraId="335C40A0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₩5,000,000,000</w:t>
            </w:r>
          </w:p>
        </w:tc>
        <w:tc>
          <w:tcPr>
            <w:tcW w:w="0" w:type="auto"/>
            <w:vAlign w:val="center"/>
            <w:hideMark/>
          </w:tcPr>
          <w:p w14:paraId="75280DE4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2026.01.01~2027.12.31</w:t>
            </w:r>
          </w:p>
        </w:tc>
      </w:tr>
    </w:tbl>
    <w:p w14:paraId="3D0B13BD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2. 을(임차인) 가입 의무 보험</w:t>
      </w:r>
    </w:p>
    <w:p w14:paraId="6D0116DE" w14:textId="77777777" w:rsidR="00040041" w:rsidRPr="00040041" w:rsidRDefault="00040041" w:rsidP="00040041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화재보험: 최소 ₩1,000,000,000</w:t>
      </w:r>
    </w:p>
    <w:p w14:paraId="5DD7415A" w14:textId="77777777" w:rsidR="00040041" w:rsidRPr="00040041" w:rsidRDefault="00040041" w:rsidP="00040041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영업배상책임보험: 최소 ₩500,000,000</w:t>
      </w:r>
    </w:p>
    <w:p w14:paraId="25F2F988" w14:textId="77777777" w:rsidR="00040041" w:rsidRPr="00040041" w:rsidRDefault="00040041" w:rsidP="00040041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가입 증명: 계약 후 30일 이내 제출</w:t>
      </w:r>
    </w:p>
    <w:p w14:paraId="755B9618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3. 보험금 청구 절차</w:t>
      </w:r>
    </w:p>
    <w:p w14:paraId="5599FFB1" w14:textId="77777777" w:rsidR="00040041" w:rsidRPr="00040041" w:rsidRDefault="00040041" w:rsidP="00040041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사고 발생 즉시 갑·을 상호 통지</w:t>
      </w:r>
    </w:p>
    <w:p w14:paraId="0FF31593" w14:textId="77777777" w:rsidR="00040041" w:rsidRPr="00040041" w:rsidRDefault="00040041" w:rsidP="00040041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보험사 사고 접수 (24시간 이내)</w:t>
      </w:r>
    </w:p>
    <w:p w14:paraId="7B8F6DEF" w14:textId="77777777" w:rsidR="00040041" w:rsidRPr="00040041" w:rsidRDefault="00040041" w:rsidP="00040041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현장 보존 및 증거 확보</w:t>
      </w:r>
    </w:p>
    <w:p w14:paraId="4879593E" w14:textId="77777777" w:rsidR="00040041" w:rsidRPr="00040041" w:rsidRDefault="00040041" w:rsidP="00040041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보험금 수령 후 복구 우선 사용</w:t>
      </w:r>
    </w:p>
    <w:p w14:paraId="72617D42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791D124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10F2FBC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[별첨 6] 화재 및 비상대피 매뉴얼</w:t>
      </w:r>
    </w:p>
    <w:p w14:paraId="5EA70235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1. 화재 발생 시 행동요령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 xml:space="preserve"> ① 화재 발견 즉시 "불이야!" 외치며 주변에 알림 ② 비상벨 작동 또는 119 신고 ③ 초기 진화 시도 (소화기 사용) ④ 진화 불가 시 즉시 대피 ⑤ 엘리베이터 사용 금지, 계단 이용 ⑥ 낮은 자세로 이동, 젖은 수건으로 코·입 막기 ⑦ 비상구로 신속히 대피 ⑧ 대피 후 인원 점검 및 119 유도</w:t>
      </w:r>
    </w:p>
    <w:p w14:paraId="480C8CF6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2. 대피 경로</w:t>
      </w:r>
    </w:p>
    <w:p w14:paraId="24888DD0" w14:textId="77777777" w:rsidR="00040041" w:rsidRPr="00040041" w:rsidRDefault="00040041" w:rsidP="00040041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주 대피로: 동측·서측 비상계단</w:t>
      </w:r>
    </w:p>
    <w:p w14:paraId="25B5333D" w14:textId="77777777" w:rsidR="00040041" w:rsidRPr="00040041" w:rsidRDefault="00040041" w:rsidP="00040041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예비 대피로: 옥상 (헬기 구조 대기)</w:t>
      </w:r>
    </w:p>
    <w:p w14:paraId="337B7A5C" w14:textId="77777777" w:rsidR="00040041" w:rsidRPr="00040041" w:rsidRDefault="00040041" w:rsidP="00040041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집결지: 건물 앞 광장</w:t>
      </w:r>
    </w:p>
    <w:p w14:paraId="2311F50A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3. 비상연락망</w:t>
      </w:r>
    </w:p>
    <w:p w14:paraId="02F23D67" w14:textId="77777777" w:rsidR="00040041" w:rsidRPr="00040041" w:rsidRDefault="00040041" w:rsidP="00040041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119 소방서</w:t>
      </w:r>
    </w:p>
    <w:p w14:paraId="222A57CF" w14:textId="77777777" w:rsidR="00040041" w:rsidRPr="00040041" w:rsidRDefault="00040041" w:rsidP="00040041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관리사무소: 02-1234-5678</w:t>
      </w:r>
    </w:p>
    <w:p w14:paraId="4D776D4D" w14:textId="77777777" w:rsidR="00040041" w:rsidRPr="00040041" w:rsidRDefault="00040041" w:rsidP="00040041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갑 비상연락처: 010-1234-5678</w:t>
      </w:r>
    </w:p>
    <w:p w14:paraId="79A9104A" w14:textId="77777777" w:rsidR="00040041" w:rsidRPr="00040041" w:rsidRDefault="00040041" w:rsidP="00040041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을 비상연락처: 010-9876-5432</w:t>
      </w:r>
    </w:p>
    <w:p w14:paraId="65E2E79C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4. 소화기 위치</w:t>
      </w:r>
    </w:p>
    <w:p w14:paraId="4CDC27C2" w14:textId="77777777" w:rsidR="00040041" w:rsidRPr="00040041" w:rsidRDefault="00040041" w:rsidP="00040041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각 호실 입구</w:t>
      </w:r>
    </w:p>
    <w:p w14:paraId="34EE2062" w14:textId="77777777" w:rsidR="00040041" w:rsidRPr="00040041" w:rsidRDefault="00040041" w:rsidP="00040041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복도 20m마다</w:t>
      </w:r>
    </w:p>
    <w:p w14:paraId="2E5D2073" w14:textId="77777777" w:rsidR="00040041" w:rsidRPr="00040041" w:rsidRDefault="00040041" w:rsidP="00040041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엘리베이터홀</w:t>
      </w:r>
    </w:p>
    <w:p w14:paraId="45B2B53E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5. 연 1회 대피훈련 실시</w:t>
      </w:r>
    </w:p>
    <w:p w14:paraId="73DFE0B7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2303E23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EBCBA79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[별첨 7] 입주자 개인정보처리 규정</w:t>
      </w:r>
    </w:p>
    <w:p w14:paraId="594AA6AC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1. 개인정보 수집 항목</w:t>
      </w:r>
    </w:p>
    <w:p w14:paraId="1FE8F1EC" w14:textId="77777777" w:rsidR="00040041" w:rsidRPr="00040041" w:rsidRDefault="00040041" w:rsidP="00040041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필수: 성명, 연락처, 주소, 사업자등록번호</w:t>
      </w:r>
    </w:p>
    <w:p w14:paraId="4695B19E" w14:textId="77777777" w:rsidR="00040041" w:rsidRPr="00040041" w:rsidRDefault="00040041" w:rsidP="00040041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선택: 차량번호, 비상연락처</w:t>
      </w:r>
    </w:p>
    <w:p w14:paraId="77CBCDCA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2. 수집 목적</w:t>
      </w:r>
    </w:p>
    <w:p w14:paraId="60A2C4F4" w14:textId="77777777" w:rsidR="00040041" w:rsidRPr="00040041" w:rsidRDefault="00040041" w:rsidP="00040041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계약 이행 및 관리</w:t>
      </w:r>
    </w:p>
    <w:p w14:paraId="5F6AA72B" w14:textId="77777777" w:rsidR="00040041" w:rsidRPr="00040041" w:rsidRDefault="00040041" w:rsidP="00040041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출입 보안 관리</w:t>
      </w:r>
    </w:p>
    <w:p w14:paraId="199C175B" w14:textId="77777777" w:rsidR="00040041" w:rsidRPr="00040041" w:rsidRDefault="00040041" w:rsidP="00040041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고지사항 안내</w:t>
      </w:r>
    </w:p>
    <w:p w14:paraId="1438C5C5" w14:textId="77777777" w:rsidR="00040041" w:rsidRPr="00040041" w:rsidRDefault="00040041" w:rsidP="00040041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민원 처리</w:t>
      </w:r>
    </w:p>
    <w:p w14:paraId="6107C386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3. 보유기간</w:t>
      </w:r>
    </w:p>
    <w:p w14:paraId="01E4C4EC" w14:textId="77777777" w:rsidR="00040041" w:rsidRPr="00040041" w:rsidRDefault="00040041" w:rsidP="00040041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lastRenderedPageBreak/>
        <w:t>계약 기간 중: 보유</w:t>
      </w:r>
    </w:p>
    <w:p w14:paraId="40635206" w14:textId="77777777" w:rsidR="00040041" w:rsidRPr="00040041" w:rsidRDefault="00040041" w:rsidP="00040041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계약 종료 후: 3년 (분쟁 대비)</w:t>
      </w:r>
    </w:p>
    <w:p w14:paraId="3D4E842D" w14:textId="77777777" w:rsidR="00040041" w:rsidRPr="00040041" w:rsidRDefault="00040041" w:rsidP="00040041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법령에 따른 보관 의무 기간 준수</w:t>
      </w:r>
    </w:p>
    <w:p w14:paraId="08319495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4. 제3자 제공</w:t>
      </w:r>
    </w:p>
    <w:p w14:paraId="711DD09F" w14:textId="77777777" w:rsidR="00040041" w:rsidRPr="00040041" w:rsidRDefault="00040041" w:rsidP="00040041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원칙: 당사자 동의 없이 제공 금지</w:t>
      </w:r>
    </w:p>
    <w:p w14:paraId="1FD96251" w14:textId="77777777" w:rsidR="00040041" w:rsidRPr="00040041" w:rsidRDefault="00040041" w:rsidP="00040041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예외: 법원 명령, 수사기관 요청</w:t>
      </w:r>
    </w:p>
    <w:p w14:paraId="719D8F52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5. 정보주체의 권리</w:t>
      </w:r>
    </w:p>
    <w:p w14:paraId="44902B15" w14:textId="77777777" w:rsidR="00040041" w:rsidRPr="00040041" w:rsidRDefault="00040041" w:rsidP="00040041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열람 요구권</w:t>
      </w:r>
    </w:p>
    <w:p w14:paraId="69D1ACDA" w14:textId="77777777" w:rsidR="00040041" w:rsidRPr="00040041" w:rsidRDefault="00040041" w:rsidP="00040041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정정·삭제 요구권</w:t>
      </w:r>
    </w:p>
    <w:p w14:paraId="2BE11A70" w14:textId="77777777" w:rsidR="00040041" w:rsidRPr="00040041" w:rsidRDefault="00040041" w:rsidP="00040041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처리정지 요구권</w:t>
      </w:r>
    </w:p>
    <w:p w14:paraId="75BFFC19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6. 개인정보 관리책임자</w:t>
      </w:r>
    </w:p>
    <w:p w14:paraId="61373AE0" w14:textId="77777777" w:rsidR="00040041" w:rsidRPr="00040041" w:rsidRDefault="00040041" w:rsidP="00040041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갑: 김갑동 (</w:t>
      </w:r>
      <w:hyperlink r:id="rId7" w:history="1">
        <w:r w:rsidRPr="00040041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landlord@example.com</w:t>
        </w:r>
      </w:hyperlink>
      <w:r w:rsidRPr="00040041">
        <w:rPr>
          <w:rFonts w:ascii="굴림" w:eastAsia="굴림" w:hAnsi="굴림" w:cs="굴림"/>
          <w:kern w:val="0"/>
          <w:sz w:val="24"/>
          <w14:ligatures w14:val="none"/>
        </w:rPr>
        <w:t>)</w:t>
      </w:r>
    </w:p>
    <w:p w14:paraId="1EDA7D84" w14:textId="77777777" w:rsidR="00040041" w:rsidRPr="00040041" w:rsidRDefault="00040041" w:rsidP="00040041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을: 이을순 (</w:t>
      </w:r>
      <w:hyperlink r:id="rId8" w:history="1">
        <w:r w:rsidRPr="00040041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tenant@example.com</w:t>
        </w:r>
      </w:hyperlink>
      <w:r w:rsidRPr="00040041">
        <w:rPr>
          <w:rFonts w:ascii="굴림" w:eastAsia="굴림" w:hAnsi="굴림" w:cs="굴림"/>
          <w:kern w:val="0"/>
          <w:sz w:val="24"/>
          <w14:ligatures w14:val="none"/>
        </w:rPr>
        <w:t>)</w:t>
      </w:r>
    </w:p>
    <w:p w14:paraId="3F0DF823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5EF6DA9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5F51F9F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[별첨 8] 원상복구 기준표</w:t>
      </w:r>
    </w:p>
    <w:p w14:paraId="77CAE67B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1. 원상복구 대상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622"/>
        <w:gridCol w:w="3555"/>
      </w:tblGrid>
      <w:tr w:rsidR="00040041" w:rsidRPr="00040041" w14:paraId="53858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90714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시설</w:t>
            </w:r>
          </w:p>
        </w:tc>
        <w:tc>
          <w:tcPr>
            <w:tcW w:w="0" w:type="auto"/>
            <w:vAlign w:val="center"/>
            <w:hideMark/>
          </w:tcPr>
          <w:p w14:paraId="159150A0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원상복구 여부</w:t>
            </w:r>
          </w:p>
        </w:tc>
        <w:tc>
          <w:tcPr>
            <w:tcW w:w="0" w:type="auto"/>
            <w:vAlign w:val="center"/>
            <w:hideMark/>
          </w:tcPr>
          <w:p w14:paraId="02CED31C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비고</w:t>
            </w:r>
          </w:p>
        </w:tc>
      </w:tr>
      <w:tr w:rsidR="00040041" w:rsidRPr="00040041" w14:paraId="2BC09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D369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바닥재 교체</w:t>
            </w:r>
          </w:p>
        </w:tc>
        <w:tc>
          <w:tcPr>
            <w:tcW w:w="0" w:type="auto"/>
            <w:vAlign w:val="center"/>
            <w:hideMark/>
          </w:tcPr>
          <w:p w14:paraId="18D340CF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복구</w:t>
            </w:r>
          </w:p>
        </w:tc>
        <w:tc>
          <w:tcPr>
            <w:tcW w:w="0" w:type="auto"/>
            <w:vAlign w:val="center"/>
            <w:hideMark/>
          </w:tcPr>
          <w:p w14:paraId="7B69FA9F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인도 시 상태로</w:t>
            </w:r>
          </w:p>
        </w:tc>
      </w:tr>
      <w:tr w:rsidR="00040041" w:rsidRPr="00040041" w14:paraId="3E0F0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46DE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벽지·도배</w:t>
            </w:r>
          </w:p>
        </w:tc>
        <w:tc>
          <w:tcPr>
            <w:tcW w:w="0" w:type="auto"/>
            <w:vAlign w:val="center"/>
            <w:hideMark/>
          </w:tcPr>
          <w:p w14:paraId="71DD6440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복구</w:t>
            </w:r>
          </w:p>
        </w:tc>
        <w:tc>
          <w:tcPr>
            <w:tcW w:w="0" w:type="auto"/>
            <w:vAlign w:val="center"/>
            <w:hideMark/>
          </w:tcPr>
          <w:p w14:paraId="555BCE87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원색상으로</w:t>
            </w:r>
          </w:p>
        </w:tc>
      </w:tr>
      <w:tr w:rsidR="00040041" w:rsidRPr="00040041" w14:paraId="3DA61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4506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조명기구</w:t>
            </w:r>
          </w:p>
        </w:tc>
        <w:tc>
          <w:tcPr>
            <w:tcW w:w="0" w:type="auto"/>
            <w:vAlign w:val="center"/>
            <w:hideMark/>
          </w:tcPr>
          <w:p w14:paraId="46BCF07D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선택</w:t>
            </w:r>
          </w:p>
        </w:tc>
        <w:tc>
          <w:tcPr>
            <w:tcW w:w="0" w:type="auto"/>
            <w:vAlign w:val="center"/>
            <w:hideMark/>
          </w:tcPr>
          <w:p w14:paraId="5962C82C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갑과 협의</w:t>
            </w:r>
          </w:p>
        </w:tc>
      </w:tr>
      <w:tr w:rsidR="00040041" w:rsidRPr="00040041" w14:paraId="7FBBC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CDDD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파티션</w:t>
            </w:r>
          </w:p>
        </w:tc>
        <w:tc>
          <w:tcPr>
            <w:tcW w:w="0" w:type="auto"/>
            <w:vAlign w:val="center"/>
            <w:hideMark/>
          </w:tcPr>
          <w:p w14:paraId="53954DC2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복구</w:t>
            </w:r>
          </w:p>
        </w:tc>
        <w:tc>
          <w:tcPr>
            <w:tcW w:w="0" w:type="auto"/>
            <w:vAlign w:val="center"/>
            <w:hideMark/>
          </w:tcPr>
          <w:p w14:paraId="21D4E757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철거 후 원상태로</w:t>
            </w:r>
          </w:p>
        </w:tc>
      </w:tr>
      <w:tr w:rsidR="00040041" w:rsidRPr="00040041" w14:paraId="18B2C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9185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간판·사인물</w:t>
            </w:r>
          </w:p>
        </w:tc>
        <w:tc>
          <w:tcPr>
            <w:tcW w:w="0" w:type="auto"/>
            <w:vAlign w:val="center"/>
            <w:hideMark/>
          </w:tcPr>
          <w:p w14:paraId="794C73A7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복구 필수</w:t>
            </w:r>
          </w:p>
        </w:tc>
        <w:tc>
          <w:tcPr>
            <w:tcW w:w="0" w:type="auto"/>
            <w:vAlign w:val="center"/>
            <w:hideMark/>
          </w:tcPr>
          <w:p w14:paraId="04FDD3CB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외벽 보수 포함</w:t>
            </w:r>
          </w:p>
        </w:tc>
      </w:tr>
      <w:tr w:rsidR="00040041" w:rsidRPr="00040041" w14:paraId="43A3F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8154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통신배선</w:t>
            </w:r>
          </w:p>
        </w:tc>
        <w:tc>
          <w:tcPr>
            <w:tcW w:w="0" w:type="auto"/>
            <w:vAlign w:val="center"/>
            <w:hideMark/>
          </w:tcPr>
          <w:p w14:paraId="5F5238F9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선택</w:t>
            </w:r>
          </w:p>
        </w:tc>
        <w:tc>
          <w:tcPr>
            <w:tcW w:w="0" w:type="auto"/>
            <w:vAlign w:val="center"/>
            <w:hideMark/>
          </w:tcPr>
          <w:p w14:paraId="706090E8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차기 임차인 활용 가능 시 존치</w:t>
            </w:r>
          </w:p>
        </w:tc>
      </w:tr>
      <w:tr w:rsidR="00040041" w:rsidRPr="00040041" w14:paraId="4B3DA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39F4E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냉난방기</w:t>
            </w:r>
          </w:p>
        </w:tc>
        <w:tc>
          <w:tcPr>
            <w:tcW w:w="0" w:type="auto"/>
            <w:vAlign w:val="center"/>
            <w:hideMark/>
          </w:tcPr>
          <w:p w14:paraId="65A31E7E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선택</w:t>
            </w:r>
          </w:p>
        </w:tc>
        <w:tc>
          <w:tcPr>
            <w:tcW w:w="0" w:type="auto"/>
            <w:vAlign w:val="center"/>
            <w:hideMark/>
          </w:tcPr>
          <w:p w14:paraId="3DD5B997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갑과 협의</w:t>
            </w:r>
          </w:p>
        </w:tc>
      </w:tr>
      <w:tr w:rsidR="00040041" w:rsidRPr="00040041" w14:paraId="345B8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B729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보안장치</w:t>
            </w:r>
          </w:p>
        </w:tc>
        <w:tc>
          <w:tcPr>
            <w:tcW w:w="0" w:type="auto"/>
            <w:vAlign w:val="center"/>
            <w:hideMark/>
          </w:tcPr>
          <w:p w14:paraId="21674C8E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철거</w:t>
            </w:r>
          </w:p>
        </w:tc>
        <w:tc>
          <w:tcPr>
            <w:tcW w:w="0" w:type="auto"/>
            <w:vAlign w:val="center"/>
            <w:hideMark/>
          </w:tcPr>
          <w:p w14:paraId="12F0A0F5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도어록 등</w:t>
            </w:r>
          </w:p>
        </w:tc>
      </w:tr>
    </w:tbl>
    <w:p w14:paraId="35809201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2. 원상복구 면제</w:t>
      </w:r>
    </w:p>
    <w:p w14:paraId="206E09AE" w14:textId="77777777" w:rsidR="00040041" w:rsidRPr="00040041" w:rsidRDefault="00040041" w:rsidP="00040041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자연 노후화 (벽지 변색 등)</w:t>
      </w:r>
    </w:p>
    <w:p w14:paraId="38761F78" w14:textId="77777777" w:rsidR="00040041" w:rsidRPr="00040041" w:rsidRDefault="00040041" w:rsidP="00040041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갑이 승인한 개량시설</w:t>
      </w:r>
    </w:p>
    <w:p w14:paraId="26A20E78" w14:textId="77777777" w:rsidR="00040041" w:rsidRPr="00040041" w:rsidRDefault="00040041" w:rsidP="00040041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차기 임차인 인수 시</w:t>
      </w:r>
    </w:p>
    <w:p w14:paraId="3211DD33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3. 원상복구 비용</w:t>
      </w:r>
    </w:p>
    <w:p w14:paraId="725FAB91" w14:textId="77777777" w:rsidR="00040041" w:rsidRPr="00040041" w:rsidRDefault="00040041" w:rsidP="00040041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을이 직접 시공 또는</w:t>
      </w:r>
    </w:p>
    <w:p w14:paraId="5B45C2CD" w14:textId="77777777" w:rsidR="00040041" w:rsidRPr="00040041" w:rsidRDefault="00040041" w:rsidP="00040041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갑이 시공 후 비용 청구</w:t>
      </w:r>
    </w:p>
    <w:p w14:paraId="1E4F0652" w14:textId="77777777" w:rsidR="00040041" w:rsidRPr="00040041" w:rsidRDefault="00040041" w:rsidP="00040041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보증금에서 공제 가능</w:t>
      </w:r>
    </w:p>
    <w:p w14:paraId="58B23514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4. 검수 절차</w:t>
      </w:r>
    </w:p>
    <w:p w14:paraId="47AB306F" w14:textId="77777777" w:rsidR="00040041" w:rsidRPr="00040041" w:rsidRDefault="00040041" w:rsidP="00040041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을의 원상복구 완료 통지</w:t>
      </w:r>
    </w:p>
    <w:p w14:paraId="0D6DE8F2" w14:textId="77777777" w:rsidR="00040041" w:rsidRPr="00040041" w:rsidRDefault="00040041" w:rsidP="00040041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갑·을 합동 현장 검수</w:t>
      </w:r>
    </w:p>
    <w:p w14:paraId="4C8E3E7D" w14:textId="77777777" w:rsidR="00040041" w:rsidRPr="00040041" w:rsidRDefault="00040041" w:rsidP="00040041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검수조서 작성·서명</w:t>
      </w:r>
    </w:p>
    <w:p w14:paraId="0800328E" w14:textId="77777777" w:rsidR="00040041" w:rsidRPr="00040041" w:rsidRDefault="00040041" w:rsidP="00040041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미비사항 시정 후 최종 인계</w:t>
      </w:r>
    </w:p>
    <w:p w14:paraId="0AA02FB4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79F3D1C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E52D61F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[별첨 9] 유지보수 및 점검일지 양식</w:t>
      </w:r>
    </w:p>
    <w:p w14:paraId="0AED32EA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임대목적물 점검일지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781"/>
        <w:gridCol w:w="1680"/>
        <w:gridCol w:w="1380"/>
        <w:gridCol w:w="1140"/>
        <w:gridCol w:w="795"/>
      </w:tblGrid>
      <w:tr w:rsidR="00040041" w:rsidRPr="00040041" w14:paraId="4BED5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6F1B5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점검일자</w:t>
            </w:r>
          </w:p>
        </w:tc>
        <w:tc>
          <w:tcPr>
            <w:tcW w:w="0" w:type="auto"/>
            <w:vAlign w:val="center"/>
            <w:hideMark/>
          </w:tcPr>
          <w:p w14:paraId="13337729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점검자</w:t>
            </w:r>
          </w:p>
        </w:tc>
        <w:tc>
          <w:tcPr>
            <w:tcW w:w="0" w:type="auto"/>
            <w:vAlign w:val="center"/>
            <w:hideMark/>
          </w:tcPr>
          <w:p w14:paraId="386F2188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점검항목</w:t>
            </w:r>
          </w:p>
        </w:tc>
        <w:tc>
          <w:tcPr>
            <w:tcW w:w="0" w:type="auto"/>
            <w:vAlign w:val="center"/>
            <w:hideMark/>
          </w:tcPr>
          <w:p w14:paraId="1A663CBE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5F3512CC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조치사항</w:t>
            </w:r>
          </w:p>
        </w:tc>
        <w:tc>
          <w:tcPr>
            <w:tcW w:w="0" w:type="auto"/>
            <w:vAlign w:val="center"/>
            <w:hideMark/>
          </w:tcPr>
          <w:p w14:paraId="121F0AC8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서명</w:t>
            </w:r>
          </w:p>
        </w:tc>
      </w:tr>
      <w:tr w:rsidR="00040041" w:rsidRPr="00040041" w14:paraId="56650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0D45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2026.01.01</w:t>
            </w:r>
          </w:p>
        </w:tc>
        <w:tc>
          <w:tcPr>
            <w:tcW w:w="0" w:type="auto"/>
            <w:vAlign w:val="center"/>
            <w:hideMark/>
          </w:tcPr>
          <w:p w14:paraId="1115F9B8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김갑동</w:t>
            </w:r>
          </w:p>
        </w:tc>
        <w:tc>
          <w:tcPr>
            <w:tcW w:w="0" w:type="auto"/>
            <w:vAlign w:val="center"/>
            <w:hideMark/>
          </w:tcPr>
          <w:p w14:paraId="1319BFAB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전기·수도·소방</w:t>
            </w:r>
          </w:p>
        </w:tc>
        <w:tc>
          <w:tcPr>
            <w:tcW w:w="0" w:type="auto"/>
            <w:vAlign w:val="center"/>
            <w:hideMark/>
          </w:tcPr>
          <w:p w14:paraId="5DDAC2F5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양호</w:t>
            </w:r>
          </w:p>
        </w:tc>
        <w:tc>
          <w:tcPr>
            <w:tcW w:w="0" w:type="auto"/>
            <w:vAlign w:val="center"/>
            <w:hideMark/>
          </w:tcPr>
          <w:p w14:paraId="2C7627EB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E61FF6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김갑동</w:t>
            </w:r>
          </w:p>
        </w:tc>
      </w:tr>
      <w:tr w:rsidR="00040041" w:rsidRPr="00040041" w14:paraId="0E88F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C07D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2026.01.15</w:t>
            </w:r>
          </w:p>
        </w:tc>
        <w:tc>
          <w:tcPr>
            <w:tcW w:w="0" w:type="auto"/>
            <w:vAlign w:val="center"/>
            <w:hideMark/>
          </w:tcPr>
          <w:p w14:paraId="7DD67C35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이을순</w:t>
            </w:r>
          </w:p>
        </w:tc>
        <w:tc>
          <w:tcPr>
            <w:tcW w:w="0" w:type="auto"/>
            <w:vAlign w:val="center"/>
            <w:hideMark/>
          </w:tcPr>
          <w:p w14:paraId="286806C0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냉난방·조명</w:t>
            </w:r>
          </w:p>
        </w:tc>
        <w:tc>
          <w:tcPr>
            <w:tcW w:w="0" w:type="auto"/>
            <w:vAlign w:val="center"/>
            <w:hideMark/>
          </w:tcPr>
          <w:p w14:paraId="39D7B337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에어컨 소음</w:t>
            </w:r>
          </w:p>
        </w:tc>
        <w:tc>
          <w:tcPr>
            <w:tcW w:w="0" w:type="auto"/>
            <w:vAlign w:val="center"/>
            <w:hideMark/>
          </w:tcPr>
          <w:p w14:paraId="2303190D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수리 예정</w:t>
            </w:r>
          </w:p>
        </w:tc>
        <w:tc>
          <w:tcPr>
            <w:tcW w:w="0" w:type="auto"/>
            <w:vAlign w:val="center"/>
            <w:hideMark/>
          </w:tcPr>
          <w:p w14:paraId="48E4D9EB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40041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이을순</w:t>
            </w:r>
          </w:p>
        </w:tc>
      </w:tr>
      <w:tr w:rsidR="00040041" w:rsidRPr="00040041" w14:paraId="0DA6E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C617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262EBA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DB95A0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07DEEF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005F6D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59A1F4" w14:textId="77777777" w:rsidR="00040041" w:rsidRPr="00040041" w:rsidRDefault="00040041" w:rsidP="00040041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60B56DD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기록사항</w:t>
      </w:r>
    </w:p>
    <w:p w14:paraId="0C104B2F" w14:textId="77777777" w:rsidR="00040041" w:rsidRPr="00040041" w:rsidRDefault="00040041" w:rsidP="00040041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시설 하자 발견 시 즉시 기록</w:t>
      </w:r>
    </w:p>
    <w:p w14:paraId="6820F6F4" w14:textId="77777777" w:rsidR="00040041" w:rsidRPr="00040041" w:rsidRDefault="00040041" w:rsidP="00040041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수리 내역 및 비용 명시</w:t>
      </w:r>
    </w:p>
    <w:p w14:paraId="53AEE746" w14:textId="77777777" w:rsidR="00040041" w:rsidRPr="00040041" w:rsidRDefault="00040041" w:rsidP="00040041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사진 첨부 권장</w:t>
      </w:r>
    </w:p>
    <w:p w14:paraId="77EB5333" w14:textId="77777777" w:rsidR="00040041" w:rsidRPr="00040041" w:rsidRDefault="00040041" w:rsidP="00040041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분기별 종합 점검 실시</w:t>
      </w:r>
    </w:p>
    <w:p w14:paraId="19E3C583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10C74D1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21D0157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[별첨 10] 계약갱신·해지 통보서 양식</w:t>
      </w:r>
    </w:p>
    <w:p w14:paraId="3DC93CC6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계약갱신 요구서</w:t>
      </w:r>
    </w:p>
    <w:p w14:paraId="6C2D4D6C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수신: ____________ (임대인/임차인) 발신: ____________ (임대인/임차인) 일자: 20__년 __월 __일</w:t>
      </w:r>
    </w:p>
    <w:p w14:paraId="21000BBE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본인은 20__년 __월 __일 체결한 임대차계약에 대하여 「상가건물 임대차보호법」 제10조에 따라 다음과 같이 계약갱신을 요구합니다.</w:t>
      </w:r>
    </w:p>
    <w:p w14:paraId="19CF33E5" w14:textId="77777777" w:rsidR="00040041" w:rsidRPr="00040041" w:rsidRDefault="00040041" w:rsidP="00040041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임대목적물: 서울글로벌비즈니스타워 12층 1201~1205호</w:t>
      </w:r>
    </w:p>
    <w:p w14:paraId="3D0690B0" w14:textId="77777777" w:rsidR="00040041" w:rsidRPr="00040041" w:rsidRDefault="00040041" w:rsidP="00040041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lastRenderedPageBreak/>
        <w:t>현 계약기간: 20__년 __월 __일 ~ 20__년 __월 __일</w:t>
      </w:r>
    </w:p>
    <w:p w14:paraId="3FE98821" w14:textId="77777777" w:rsidR="00040041" w:rsidRPr="00040041" w:rsidRDefault="00040041" w:rsidP="00040041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갱신 희망기간: 20__년 __월 __일 ~ 20__년 __월 __일</w:t>
      </w:r>
    </w:p>
    <w:p w14:paraId="7D182BCE" w14:textId="77777777" w:rsidR="00040041" w:rsidRPr="00040041" w:rsidRDefault="00040041" w:rsidP="00040041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갱신 조건: 기존 조건 동일 (또는 협의 희망)</w:t>
      </w:r>
    </w:p>
    <w:p w14:paraId="23558B87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신청인: ____________ (서명/인)</w:t>
      </w:r>
    </w:p>
    <w:p w14:paraId="23D6801A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4FF69E1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6FD38EA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계약해지 통보서</w:t>
      </w:r>
    </w:p>
    <w:p w14:paraId="6B7D502F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수신: ____________ (임대인/임차인) 발신: ____________ (임대인/임차인) 일자: 20__년 __월 __일</w:t>
      </w:r>
    </w:p>
    <w:p w14:paraId="4179F98F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본인은 20__년 __월 __일 체결한 임대차계약을 다음과 같이 해지하고자 통지합니다.</w:t>
      </w:r>
    </w:p>
    <w:p w14:paraId="7F67BEBC" w14:textId="77777777" w:rsidR="00040041" w:rsidRPr="00040041" w:rsidRDefault="00040041" w:rsidP="00040041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임대목적물: 서울글로벌비즈니스타워 12층 1201~1205호</w:t>
      </w:r>
    </w:p>
    <w:p w14:paraId="4A0D1FB1" w14:textId="77777777" w:rsidR="00040041" w:rsidRPr="00040041" w:rsidRDefault="00040041" w:rsidP="00040041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해지 사유: ____________________________________</w:t>
      </w:r>
    </w:p>
    <w:p w14:paraId="7485AAA1" w14:textId="77777777" w:rsidR="00040041" w:rsidRPr="00040041" w:rsidRDefault="00040041" w:rsidP="00040041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해지 희망일: 20__년 __월 __일</w:t>
      </w:r>
    </w:p>
    <w:p w14:paraId="46EFE0D1" w14:textId="77777777" w:rsidR="00040041" w:rsidRPr="00040041" w:rsidRDefault="00040041" w:rsidP="00040041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원상복구 계획: ________________________________</w:t>
      </w:r>
    </w:p>
    <w:p w14:paraId="7B909534" w14:textId="77777777" w:rsidR="00040041" w:rsidRPr="00040041" w:rsidRDefault="00040041" w:rsidP="00040041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보증금 반환 계좌: _____________________________</w:t>
      </w:r>
    </w:p>
    <w:p w14:paraId="74B8DF94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신청인: ____________ (서명/인)</w:t>
      </w:r>
    </w:p>
    <w:p w14:paraId="73661BFC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5F6CD9F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F4C900E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040041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계약 당사자 서명 및 날인</w:t>
      </w:r>
    </w:p>
    <w:p w14:paraId="273F2628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상기 계약 내용을 확인하고, 이를 성실히 이행할 것을 서약하며, 아래와 같이 서명 또는 날인한다.</w:t>
      </w:r>
    </w:p>
    <w:p w14:paraId="3CA7816E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계약 체결일: 2025년 12월 15일</w:t>
      </w:r>
    </w:p>
    <w:p w14:paraId="011D3BF2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7A9DD6F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991645E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갑 (임대인)</w:t>
      </w:r>
    </w:p>
    <w:p w14:paraId="39C43F7E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상호(법인명)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글로벌부동산개발 주식회사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대표자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김 갑 동 (인)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사업자등록번호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123-45-67890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주소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서울특별시 서초구 서초대로 77길 55, 101동 2001호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연락처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02-1234-5678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이메일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hyperlink r:id="rId9" w:history="1">
        <w:r w:rsidRPr="00040041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landlord@example.com</w:t>
        </w:r>
      </w:hyperlink>
    </w:p>
    <w:p w14:paraId="38C4A5CE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lastRenderedPageBreak/>
        <w:t>서명: _____________________ (인)</w:t>
      </w:r>
    </w:p>
    <w:p w14:paraId="6B19B24A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2F70604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3D9B4A5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을 (임차인)</w:t>
      </w:r>
    </w:p>
    <w:p w14:paraId="61F41035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상호(법인명)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테크이노베이션 주식회사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대표자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이 을 순 (인)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사업자등록번호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987-65-43210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주소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서울특별시 강남구 테헤란로 123길 45, 12층 1201호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연락처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02-9876-5432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이메일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hyperlink r:id="rId10" w:history="1">
        <w:r w:rsidRPr="00040041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tenant@example.com</w:t>
        </w:r>
      </w:hyperlink>
    </w:p>
    <w:p w14:paraId="6B1E9B2A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서명: _____________________ (인)</w:t>
      </w:r>
    </w:p>
    <w:p w14:paraId="10339944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6385FE0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68B74AF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증인 1</w:t>
      </w:r>
    </w:p>
    <w:p w14:paraId="4F083324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성명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박 증 인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주민등록번호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750101-1******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주소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서울특별시 강남구 역삼동 123-45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연락처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010-1111-2222</w:t>
      </w:r>
    </w:p>
    <w:p w14:paraId="089ED68E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서명: _____________________ (인)</w:t>
      </w:r>
    </w:p>
    <w:p w14:paraId="5099BD55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0C3DF74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501451D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증인 2</w:t>
      </w:r>
    </w:p>
    <w:p w14:paraId="0CC53E35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성명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최 입 회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주민등록번호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800202-2******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주소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서울특별시 서초구 서초동 678-90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연락처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010-3333-4444</w:t>
      </w:r>
    </w:p>
    <w:p w14:paraId="05F03479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서명: _____________________ (인)</w:t>
      </w:r>
    </w:p>
    <w:p w14:paraId="6B19C8CA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63B9302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738EE7C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확정일자</w:t>
      </w:r>
    </w:p>
    <w:p w14:paraId="3E21E3B0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확정일자 부여 기관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___________________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확정일자 부여일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20__년 __월 __일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확정일자 번호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___________________</w:t>
      </w:r>
    </w:p>
    <w:p w14:paraId="3528AC35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(직인)</w:t>
      </w:r>
    </w:p>
    <w:p w14:paraId="74633BDA" w14:textId="77777777" w:rsidR="00040041" w:rsidRPr="00040041" w:rsidRDefault="00663267" w:rsidP="0004004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63267">
        <w:rPr>
          <w:rFonts w:ascii="굴림" w:eastAsia="굴림" w:hAnsi="굴림" w:cs="굴림"/>
          <w:noProof/>
          <w:kern w:val="0"/>
          <w:sz w:val="24"/>
        </w:rPr>
        <w:pict w14:anchorId="773F576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DFC08CB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공증 사항 (선택)</w:t>
      </w:r>
    </w:p>
    <w:p w14:paraId="68EA0B1E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공증인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___________________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공증일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20__년 __월 __일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공증번호</w:t>
      </w:r>
      <w:r w:rsidRPr="00040041">
        <w:rPr>
          <w:rFonts w:ascii="굴림" w:eastAsia="굴림" w:hAnsi="굴림" w:cs="굴림"/>
          <w:kern w:val="0"/>
          <w:sz w:val="24"/>
          <w14:ligatures w14:val="none"/>
        </w:rPr>
        <w:t>: ___________________</w:t>
      </w:r>
    </w:p>
    <w:p w14:paraId="249AC24B" w14:textId="64F4099F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kern w:val="0"/>
          <w:sz w:val="24"/>
          <w14:ligatures w14:val="none"/>
        </w:rPr>
        <w:t>(직인)</w:t>
      </w:r>
      <w:r w:rsidR="00663267" w:rsidRPr="00663267">
        <w:rPr>
          <w:rFonts w:ascii="굴림" w:eastAsia="굴림" w:hAnsi="굴림" w:cs="굴림"/>
          <w:noProof/>
          <w:kern w:val="0"/>
          <w:sz w:val="24"/>
        </w:rPr>
        <w:pict w14:anchorId="47C68A7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01C81CC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※ 본 계약서는 총 4부를 작성하여 갑이 2부, 을이 2부를 각각 보관한다.</w:t>
      </w:r>
    </w:p>
    <w:p w14:paraId="40AC650C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※ 본 계약서는 법률적 효력을 가지며, 모든 조항은 관계 법령에 따라 해석·집행된다.</w:t>
      </w:r>
    </w:p>
    <w:p w14:paraId="30AD5374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※ 확정일자는 관할 세무서, 등기소, 주민센터 등에서 부여받을 수 있다.</w:t>
      </w:r>
    </w:p>
    <w:p w14:paraId="046757AB" w14:textId="77777777" w:rsidR="00040041" w:rsidRPr="00040041" w:rsidRDefault="00040041" w:rsidP="000400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040041">
        <w:rPr>
          <w:rFonts w:ascii="굴림" w:eastAsia="굴림" w:hAnsi="굴림" w:cs="굴림"/>
          <w:b/>
          <w:bCs/>
          <w:kern w:val="0"/>
          <w:sz w:val="24"/>
          <w14:ligatures w14:val="none"/>
        </w:rPr>
        <w:t>※ 필요시 공증을 통해 계약의 증명력을 강화할 수 있다.</w:t>
      </w:r>
    </w:p>
    <w:p w14:paraId="715544CC" w14:textId="0B9AFC63" w:rsidR="00EE1D12" w:rsidRPr="00EE1D12" w:rsidRDefault="00EE1D12" w:rsidP="00EE1D1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</w:p>
    <w:p w14:paraId="6138D9DE" w14:textId="77777777" w:rsidR="00EE1D12" w:rsidRPr="00EE1D12" w:rsidRDefault="00EE1D12" w:rsidP="00EE1D12">
      <w:pPr>
        <w:rPr>
          <w:rFonts w:hint="eastAsia"/>
        </w:rPr>
      </w:pPr>
    </w:p>
    <w:sectPr w:rsidR="00EE1D12" w:rsidRPr="00EE1D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2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B8F"/>
    <w:multiLevelType w:val="multilevel"/>
    <w:tmpl w:val="15FA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27C9"/>
    <w:multiLevelType w:val="multilevel"/>
    <w:tmpl w:val="F8C6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C1DB7"/>
    <w:multiLevelType w:val="multilevel"/>
    <w:tmpl w:val="5B78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33D6A"/>
    <w:multiLevelType w:val="multilevel"/>
    <w:tmpl w:val="BD18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A3238"/>
    <w:multiLevelType w:val="multilevel"/>
    <w:tmpl w:val="87B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B0018"/>
    <w:multiLevelType w:val="multilevel"/>
    <w:tmpl w:val="833E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A438D"/>
    <w:multiLevelType w:val="multilevel"/>
    <w:tmpl w:val="802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10278"/>
    <w:multiLevelType w:val="multilevel"/>
    <w:tmpl w:val="CE7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D0B17"/>
    <w:multiLevelType w:val="multilevel"/>
    <w:tmpl w:val="4F16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D723F"/>
    <w:multiLevelType w:val="multilevel"/>
    <w:tmpl w:val="31A0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B32DD"/>
    <w:multiLevelType w:val="multilevel"/>
    <w:tmpl w:val="1AD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234F4"/>
    <w:multiLevelType w:val="multilevel"/>
    <w:tmpl w:val="4DDC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047D4"/>
    <w:multiLevelType w:val="multilevel"/>
    <w:tmpl w:val="CBB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E2A13"/>
    <w:multiLevelType w:val="multilevel"/>
    <w:tmpl w:val="9D88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AC690D"/>
    <w:multiLevelType w:val="multilevel"/>
    <w:tmpl w:val="EA4C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02752"/>
    <w:multiLevelType w:val="multilevel"/>
    <w:tmpl w:val="6CCE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500BA"/>
    <w:multiLevelType w:val="multilevel"/>
    <w:tmpl w:val="144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9B6C5A"/>
    <w:multiLevelType w:val="multilevel"/>
    <w:tmpl w:val="189A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926A6"/>
    <w:multiLevelType w:val="multilevel"/>
    <w:tmpl w:val="E9E8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E012B"/>
    <w:multiLevelType w:val="multilevel"/>
    <w:tmpl w:val="D5BE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71747"/>
    <w:multiLevelType w:val="multilevel"/>
    <w:tmpl w:val="65C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487B48"/>
    <w:multiLevelType w:val="multilevel"/>
    <w:tmpl w:val="99F6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9C7793"/>
    <w:multiLevelType w:val="multilevel"/>
    <w:tmpl w:val="0E40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3025D"/>
    <w:multiLevelType w:val="multilevel"/>
    <w:tmpl w:val="957A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F17E6"/>
    <w:multiLevelType w:val="multilevel"/>
    <w:tmpl w:val="EAD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E131A"/>
    <w:multiLevelType w:val="multilevel"/>
    <w:tmpl w:val="F9F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57640C"/>
    <w:multiLevelType w:val="multilevel"/>
    <w:tmpl w:val="DB30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271A2E"/>
    <w:multiLevelType w:val="multilevel"/>
    <w:tmpl w:val="382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486C25"/>
    <w:multiLevelType w:val="multilevel"/>
    <w:tmpl w:val="464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051F01"/>
    <w:multiLevelType w:val="multilevel"/>
    <w:tmpl w:val="5A30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921AB9"/>
    <w:multiLevelType w:val="multilevel"/>
    <w:tmpl w:val="9E0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A12B9"/>
    <w:multiLevelType w:val="multilevel"/>
    <w:tmpl w:val="EA94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5D556F"/>
    <w:multiLevelType w:val="multilevel"/>
    <w:tmpl w:val="7114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836392"/>
    <w:multiLevelType w:val="multilevel"/>
    <w:tmpl w:val="6C62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770433"/>
    <w:multiLevelType w:val="multilevel"/>
    <w:tmpl w:val="A22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25098"/>
    <w:multiLevelType w:val="multilevel"/>
    <w:tmpl w:val="57EC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A542DE"/>
    <w:multiLevelType w:val="multilevel"/>
    <w:tmpl w:val="FE1C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CC21BB"/>
    <w:multiLevelType w:val="multilevel"/>
    <w:tmpl w:val="9856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B904CC"/>
    <w:multiLevelType w:val="multilevel"/>
    <w:tmpl w:val="6FB2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FC4406"/>
    <w:multiLevelType w:val="multilevel"/>
    <w:tmpl w:val="BBC2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572C0F"/>
    <w:multiLevelType w:val="multilevel"/>
    <w:tmpl w:val="CAC2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03738F"/>
    <w:multiLevelType w:val="multilevel"/>
    <w:tmpl w:val="04EE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394FE5"/>
    <w:multiLevelType w:val="multilevel"/>
    <w:tmpl w:val="75B4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B432AE"/>
    <w:multiLevelType w:val="multilevel"/>
    <w:tmpl w:val="F3D0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8A43DA"/>
    <w:multiLevelType w:val="multilevel"/>
    <w:tmpl w:val="935A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2616DF"/>
    <w:multiLevelType w:val="multilevel"/>
    <w:tmpl w:val="1F2A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0B3401"/>
    <w:multiLevelType w:val="multilevel"/>
    <w:tmpl w:val="82C0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FB6C84"/>
    <w:multiLevelType w:val="multilevel"/>
    <w:tmpl w:val="9ECA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A53280"/>
    <w:multiLevelType w:val="multilevel"/>
    <w:tmpl w:val="4576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117181"/>
    <w:multiLevelType w:val="multilevel"/>
    <w:tmpl w:val="463A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9660C1"/>
    <w:multiLevelType w:val="multilevel"/>
    <w:tmpl w:val="4CF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090473">
    <w:abstractNumId w:val="19"/>
  </w:num>
  <w:num w:numId="2" w16cid:durableId="1653363575">
    <w:abstractNumId w:val="47"/>
  </w:num>
  <w:num w:numId="3" w16cid:durableId="1400714578">
    <w:abstractNumId w:val="36"/>
  </w:num>
  <w:num w:numId="4" w16cid:durableId="122384402">
    <w:abstractNumId w:val="30"/>
  </w:num>
  <w:num w:numId="5" w16cid:durableId="1579750621">
    <w:abstractNumId w:val="24"/>
  </w:num>
  <w:num w:numId="6" w16cid:durableId="1469128545">
    <w:abstractNumId w:val="16"/>
  </w:num>
  <w:num w:numId="7" w16cid:durableId="612177971">
    <w:abstractNumId w:val="25"/>
  </w:num>
  <w:num w:numId="8" w16cid:durableId="1032413386">
    <w:abstractNumId w:val="6"/>
  </w:num>
  <w:num w:numId="9" w16cid:durableId="1574510739">
    <w:abstractNumId w:val="38"/>
  </w:num>
  <w:num w:numId="10" w16cid:durableId="1582329427">
    <w:abstractNumId w:val="39"/>
  </w:num>
  <w:num w:numId="11" w16cid:durableId="325548550">
    <w:abstractNumId w:val="23"/>
  </w:num>
  <w:num w:numId="12" w16cid:durableId="540240932">
    <w:abstractNumId w:val="12"/>
  </w:num>
  <w:num w:numId="13" w16cid:durableId="878205584">
    <w:abstractNumId w:val="44"/>
  </w:num>
  <w:num w:numId="14" w16cid:durableId="742724152">
    <w:abstractNumId w:val="17"/>
  </w:num>
  <w:num w:numId="15" w16cid:durableId="922105609">
    <w:abstractNumId w:val="21"/>
  </w:num>
  <w:num w:numId="16" w16cid:durableId="1190338370">
    <w:abstractNumId w:val="8"/>
  </w:num>
  <w:num w:numId="17" w16cid:durableId="226692724">
    <w:abstractNumId w:val="42"/>
  </w:num>
  <w:num w:numId="18" w16cid:durableId="1206791030">
    <w:abstractNumId w:val="13"/>
  </w:num>
  <w:num w:numId="19" w16cid:durableId="1660110085">
    <w:abstractNumId w:val="10"/>
  </w:num>
  <w:num w:numId="20" w16cid:durableId="1170752791">
    <w:abstractNumId w:val="1"/>
  </w:num>
  <w:num w:numId="21" w16cid:durableId="518274967">
    <w:abstractNumId w:val="2"/>
  </w:num>
  <w:num w:numId="22" w16cid:durableId="1460608792">
    <w:abstractNumId w:val="28"/>
  </w:num>
  <w:num w:numId="23" w16cid:durableId="41174048">
    <w:abstractNumId w:val="18"/>
  </w:num>
  <w:num w:numId="24" w16cid:durableId="46497159">
    <w:abstractNumId w:val="29"/>
  </w:num>
  <w:num w:numId="25" w16cid:durableId="1902788233">
    <w:abstractNumId w:val="49"/>
  </w:num>
  <w:num w:numId="26" w16cid:durableId="1979532017">
    <w:abstractNumId w:val="37"/>
  </w:num>
  <w:num w:numId="27" w16cid:durableId="1586383646">
    <w:abstractNumId w:val="43"/>
  </w:num>
  <w:num w:numId="28" w16cid:durableId="1574585853">
    <w:abstractNumId w:val="48"/>
  </w:num>
  <w:num w:numId="29" w16cid:durableId="1033111319">
    <w:abstractNumId w:val="27"/>
  </w:num>
  <w:num w:numId="30" w16cid:durableId="608321527">
    <w:abstractNumId w:val="26"/>
  </w:num>
  <w:num w:numId="31" w16cid:durableId="327362965">
    <w:abstractNumId w:val="22"/>
  </w:num>
  <w:num w:numId="32" w16cid:durableId="1322388063">
    <w:abstractNumId w:val="41"/>
  </w:num>
  <w:num w:numId="33" w16cid:durableId="651912362">
    <w:abstractNumId w:val="0"/>
  </w:num>
  <w:num w:numId="34" w16cid:durableId="552885714">
    <w:abstractNumId w:val="14"/>
  </w:num>
  <w:num w:numId="35" w16cid:durableId="810171625">
    <w:abstractNumId w:val="9"/>
  </w:num>
  <w:num w:numId="36" w16cid:durableId="120459888">
    <w:abstractNumId w:val="46"/>
  </w:num>
  <w:num w:numId="37" w16cid:durableId="296031601">
    <w:abstractNumId w:val="11"/>
  </w:num>
  <w:num w:numId="38" w16cid:durableId="1139952553">
    <w:abstractNumId w:val="35"/>
  </w:num>
  <w:num w:numId="39" w16cid:durableId="1623851354">
    <w:abstractNumId w:val="40"/>
  </w:num>
  <w:num w:numId="40" w16cid:durableId="2085100408">
    <w:abstractNumId w:val="45"/>
  </w:num>
  <w:num w:numId="41" w16cid:durableId="1437557061">
    <w:abstractNumId w:val="7"/>
  </w:num>
  <w:num w:numId="42" w16cid:durableId="1819958228">
    <w:abstractNumId w:val="34"/>
  </w:num>
  <w:num w:numId="43" w16cid:durableId="1660307875">
    <w:abstractNumId w:val="5"/>
  </w:num>
  <w:num w:numId="44" w16cid:durableId="820541217">
    <w:abstractNumId w:val="32"/>
  </w:num>
  <w:num w:numId="45" w16cid:durableId="20859883">
    <w:abstractNumId w:val="50"/>
  </w:num>
  <w:num w:numId="46" w16cid:durableId="209191302">
    <w:abstractNumId w:val="20"/>
  </w:num>
  <w:num w:numId="47" w16cid:durableId="231621449">
    <w:abstractNumId w:val="15"/>
  </w:num>
  <w:num w:numId="48" w16cid:durableId="1672369828">
    <w:abstractNumId w:val="4"/>
  </w:num>
  <w:num w:numId="49" w16cid:durableId="1786654193">
    <w:abstractNumId w:val="3"/>
  </w:num>
  <w:num w:numId="50" w16cid:durableId="98262707">
    <w:abstractNumId w:val="33"/>
  </w:num>
  <w:num w:numId="51" w16cid:durableId="182211429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12"/>
    <w:rsid w:val="00040041"/>
    <w:rsid w:val="00663267"/>
    <w:rsid w:val="007A28A5"/>
    <w:rsid w:val="00EE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AD676"/>
  <w15:chartTrackingRefBased/>
  <w15:docId w15:val="{9C8CC2E3-1A50-8F46-ACE4-2DA2E298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E1D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E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1D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1D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1D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1D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1D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1D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1D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1D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E1D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E1D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E1D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E1D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E1D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E1D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E1D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E1D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E1D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1D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1D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E1D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1D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1D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1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1D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1D12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a"/>
    <w:rsid w:val="00EE1D1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EE1D12"/>
    <w:rPr>
      <w:b/>
      <w:bCs/>
    </w:rPr>
  </w:style>
  <w:style w:type="character" w:styleId="ab">
    <w:name w:val="Hyperlink"/>
    <w:basedOn w:val="a0"/>
    <w:uiPriority w:val="99"/>
    <w:semiHidden/>
    <w:unhideWhenUsed/>
    <w:rsid w:val="00EE1D12"/>
    <w:rPr>
      <w:color w:val="0000FF"/>
      <w:u w:val="single"/>
    </w:rPr>
  </w:style>
  <w:style w:type="paragraph" w:customStyle="1" w:styleId="whitespace-pre-wrap">
    <w:name w:val="whitespace-pre-wrap"/>
    <w:basedOn w:val="a"/>
    <w:rsid w:val="0004004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nant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andlord@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nant@example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landlord@example.com" TargetMode="External"/><Relationship Id="rId10" Type="http://schemas.openxmlformats.org/officeDocument/2006/relationships/hyperlink" Target="mailto:tenant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andlord@example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3364</Words>
  <Characters>19178</Characters>
  <Application>Microsoft Office Word</Application>
  <DocSecurity>0</DocSecurity>
  <Lines>159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Kwak DoKyung</dc:creator>
  <cp:keywords/>
  <dc:description/>
  <cp:lastModifiedBy>Kwak DoKyung</cp:lastModifiedBy>
  <cp:revision>1</cp:revision>
  <dcterms:created xsi:type="dcterms:W3CDTF">2025-11-09T09:56:00Z</dcterms:created>
  <dcterms:modified xsi:type="dcterms:W3CDTF">2025-11-09T10:07:00Z</dcterms:modified>
</cp:coreProperties>
</file>